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10D6E" w14:textId="77777777" w:rsidR="00DE22F5" w:rsidRDefault="00DE22F5" w:rsidP="00DE22F5">
      <w:pPr>
        <w:ind w:firstLine="480"/>
        <w:rPr>
          <w:b/>
          <w:sz w:val="30"/>
          <w:szCs w:val="30"/>
          <w:u w:val="single"/>
        </w:rPr>
      </w:pPr>
      <w:r>
        <w:rPr>
          <w:rFonts w:hint="eastAsia"/>
        </w:rPr>
        <w:t xml:space="preserve">                                     </w:t>
      </w:r>
    </w:p>
    <w:p w14:paraId="2235AED3" w14:textId="77777777" w:rsidR="00DE22F5" w:rsidRDefault="00DE22F5" w:rsidP="00DE22F5">
      <w:pPr>
        <w:ind w:firstLine="480"/>
      </w:pPr>
      <w:r>
        <w:rPr>
          <w:rFonts w:hint="eastAsia"/>
        </w:rPr>
        <w:t xml:space="preserve">                         </w:t>
      </w:r>
      <w:r>
        <w:rPr>
          <w:noProof/>
        </w:rPr>
        <w:drawing>
          <wp:inline distT="0" distB="0" distL="0" distR="0" wp14:anchorId="1D3211C5" wp14:editId="24E0661E">
            <wp:extent cx="5274310" cy="1011555"/>
            <wp:effectExtent l="0" t="0" r="8890" b="4445"/>
            <wp:docPr id="2" name="图片 1" descr="C:\Users\Princeward\Documents\北航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Princeward\Documents\北航LOGO.jpg"/>
                    <pic:cNvPicPr>
                      <a:picLocks noChangeAspect="1" noChangeArrowheads="1"/>
                    </pic:cNvPicPr>
                  </pic:nvPicPr>
                  <pic:blipFill>
                    <a:blip r:embed="rId8">
                      <a:grayscl/>
                      <a:extLst>
                        <a:ext uri="{BEBA8EAE-BF5A-486C-A8C5-ECC9F3942E4B}">
                          <a14:imgProps xmlns:a14="http://schemas.microsoft.com/office/drawing/2010/main">
                            <a14:imgLayer r:embed="rId9">
                              <a14:imgEffect>
                                <a14:saturation sat="33000"/>
                              </a14:imgEffect>
                            </a14:imgLayer>
                          </a14:imgProps>
                        </a:ext>
                      </a:extLst>
                    </a:blip>
                    <a:srcRect/>
                    <a:stretch>
                      <a:fillRect/>
                    </a:stretch>
                  </pic:blipFill>
                  <pic:spPr>
                    <a:xfrm>
                      <a:off x="0" y="0"/>
                      <a:ext cx="5274310" cy="1011846"/>
                    </a:xfrm>
                    <a:prstGeom prst="rect">
                      <a:avLst/>
                    </a:prstGeom>
                    <a:noFill/>
                    <a:ln w="9525">
                      <a:noFill/>
                      <a:miter lim="800000"/>
                      <a:headEnd/>
                      <a:tailEnd/>
                    </a:ln>
                  </pic:spPr>
                </pic:pic>
              </a:graphicData>
            </a:graphic>
          </wp:inline>
        </w:drawing>
      </w:r>
    </w:p>
    <w:p w14:paraId="00809180" w14:textId="77777777" w:rsidR="00DE22F5" w:rsidRDefault="00DE22F5" w:rsidP="00DE22F5">
      <w:pPr>
        <w:ind w:firstLine="480"/>
      </w:pPr>
    </w:p>
    <w:p w14:paraId="5F5A7B7E" w14:textId="77777777" w:rsidR="00DE22F5" w:rsidRDefault="00DE22F5" w:rsidP="00DE22F5">
      <w:pPr>
        <w:ind w:firstLine="480"/>
      </w:pPr>
    </w:p>
    <w:p w14:paraId="2D40801F" w14:textId="77777777" w:rsidR="00DE22F5" w:rsidRDefault="00DE22F5" w:rsidP="00DE22F5">
      <w:pPr>
        <w:ind w:firstLine="480"/>
      </w:pPr>
    </w:p>
    <w:p w14:paraId="1E7FE10F" w14:textId="77777777" w:rsidR="00DE22F5" w:rsidRDefault="00DE22F5" w:rsidP="00DE22F5">
      <w:pPr>
        <w:ind w:firstLine="480"/>
      </w:pPr>
    </w:p>
    <w:p w14:paraId="2AE9ADFA" w14:textId="591E09AA" w:rsidR="00DE22F5" w:rsidRDefault="00DE22F5" w:rsidP="00DE22F5">
      <w:pPr>
        <w:pStyle w:val="1"/>
        <w:jc w:val="center"/>
      </w:pPr>
      <w:bookmarkStart w:id="0" w:name="_Toc532080663"/>
      <w:bookmarkStart w:id="1" w:name="_Toc533976182"/>
      <w:r>
        <w:rPr>
          <w:rFonts w:ascii="黑体" w:eastAsia="黑体" w:hAnsi="黑体" w:hint="eastAsia"/>
          <w:b w:val="0"/>
          <w:bCs w:val="0"/>
          <w:kern w:val="2"/>
          <w:sz w:val="72"/>
          <w:szCs w:val="90"/>
        </w:rPr>
        <w:t>需求文档结构化处理软件设计报告</w:t>
      </w:r>
      <w:bookmarkEnd w:id="0"/>
      <w:bookmarkEnd w:id="1"/>
    </w:p>
    <w:p w14:paraId="61C42C21" w14:textId="77777777" w:rsidR="00DE22F5" w:rsidRDefault="00DE22F5" w:rsidP="00DE22F5">
      <w:pPr>
        <w:spacing w:line="360" w:lineRule="auto"/>
        <w:jc w:val="center"/>
        <w:rPr>
          <w:rFonts w:ascii="黑体" w:eastAsia="黑体" w:hAnsi="黑体"/>
          <w:sz w:val="72"/>
          <w:szCs w:val="72"/>
        </w:rPr>
      </w:pPr>
    </w:p>
    <w:p w14:paraId="3DDDE5CD" w14:textId="77777777" w:rsidR="00DE22F5" w:rsidRDefault="00DE22F5" w:rsidP="00DE22F5">
      <w:pPr>
        <w:autoSpaceDE w:val="0"/>
        <w:autoSpaceDN w:val="0"/>
        <w:ind w:leftChars="191" w:left="458" w:firstLineChars="250" w:firstLine="700"/>
        <w:rPr>
          <w:rFonts w:asciiTheme="minorEastAsia" w:hAnsiTheme="minorEastAsia"/>
          <w:sz w:val="28"/>
          <w:szCs w:val="28"/>
        </w:rPr>
      </w:pPr>
    </w:p>
    <w:p w14:paraId="04C5ADF6" w14:textId="77777777" w:rsidR="00DE22F5" w:rsidRDefault="00DE22F5" w:rsidP="00DE22F5">
      <w:pPr>
        <w:autoSpaceDE w:val="0"/>
        <w:autoSpaceDN w:val="0"/>
        <w:rPr>
          <w:rFonts w:asciiTheme="minorEastAsia" w:hAnsiTheme="minorEastAsia"/>
          <w:sz w:val="28"/>
          <w:szCs w:val="28"/>
        </w:rPr>
      </w:pPr>
    </w:p>
    <w:p w14:paraId="2EAF6A98" w14:textId="77777777" w:rsidR="00DE22F5" w:rsidRDefault="00DE22F5" w:rsidP="00DE22F5">
      <w:pPr>
        <w:autoSpaceDE w:val="0"/>
        <w:autoSpaceDN w:val="0"/>
        <w:ind w:leftChars="191" w:left="458" w:firstLineChars="250" w:firstLine="700"/>
        <w:rPr>
          <w:rFonts w:asciiTheme="minorEastAsia" w:hAnsiTheme="minorEastAsia"/>
          <w:sz w:val="28"/>
          <w:szCs w:val="28"/>
        </w:rPr>
      </w:pPr>
    </w:p>
    <w:p w14:paraId="1A9913DA" w14:textId="6CBD41F1" w:rsidR="00DE22F5" w:rsidRDefault="00DE22F5" w:rsidP="00DE22F5">
      <w:pPr>
        <w:spacing w:line="360" w:lineRule="auto"/>
        <w:ind w:firstLineChars="605" w:firstLine="1701"/>
        <w:rPr>
          <w:rFonts w:asciiTheme="minorEastAsia" w:hAnsiTheme="minorEastAsia"/>
          <w:b/>
          <w:sz w:val="28"/>
          <w:szCs w:val="28"/>
          <w:u w:val="single"/>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名</w:t>
      </w:r>
      <w:r>
        <w:rPr>
          <w:rFonts w:asciiTheme="minorEastAsia" w:hAnsiTheme="minorEastAsia" w:hint="eastAsia"/>
          <w:b/>
          <w:sz w:val="28"/>
          <w:szCs w:val="28"/>
        </w:rPr>
        <w:t xml:space="preserve"> </w:t>
      </w:r>
      <w:r>
        <w:rPr>
          <w:rFonts w:asciiTheme="minorEastAsia" w:hAnsiTheme="minorEastAsia" w:hint="eastAsia"/>
          <w:b/>
          <w:sz w:val="28"/>
          <w:szCs w:val="28"/>
        </w:rPr>
        <w:t>称</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w:t>
      </w:r>
      <w:r>
        <w:rPr>
          <w:rFonts w:hint="eastAsia"/>
          <w:b/>
          <w:kern w:val="44"/>
          <w:sz w:val="32"/>
          <w:szCs w:val="32"/>
          <w:u w:val="single"/>
        </w:rPr>
        <w:t>TEAM</w:t>
      </w:r>
      <w:r>
        <w:rPr>
          <w:b/>
          <w:kern w:val="44"/>
          <w:sz w:val="32"/>
          <w:szCs w:val="32"/>
          <w:u w:val="single"/>
        </w:rPr>
        <w:t xml:space="preserve">      </w:t>
      </w:r>
    </w:p>
    <w:p w14:paraId="7D9B425F" w14:textId="3397A639" w:rsidR="00DE22F5" w:rsidRDefault="00DE22F5" w:rsidP="00DE22F5">
      <w:pPr>
        <w:spacing w:line="360" w:lineRule="auto"/>
        <w:ind w:firstLineChars="605" w:firstLine="1701"/>
        <w:rPr>
          <w:rFonts w:asciiTheme="minorEastAsia" w:hAnsiTheme="minorEastAsia"/>
          <w:b/>
          <w:sz w:val="28"/>
          <w:szCs w:val="28"/>
          <w:u w:val="single"/>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BY</w:t>
      </w:r>
      <w:r>
        <w:rPr>
          <w:rFonts w:asciiTheme="minorEastAsia" w:hAnsiTheme="minorEastAsia"/>
          <w:b/>
          <w:sz w:val="28"/>
          <w:szCs w:val="28"/>
          <w:u w:val="single"/>
        </w:rPr>
        <w:t>1</w:t>
      </w:r>
      <w:r>
        <w:rPr>
          <w:rFonts w:asciiTheme="minorEastAsia" w:hAnsiTheme="minorEastAsia" w:hint="eastAsia"/>
          <w:b/>
          <w:sz w:val="28"/>
          <w:szCs w:val="28"/>
          <w:u w:val="single"/>
        </w:rPr>
        <w:t>8</w:t>
      </w:r>
      <w:r>
        <w:rPr>
          <w:rFonts w:asciiTheme="minorEastAsia" w:hAnsiTheme="minorEastAsia"/>
          <w:b/>
          <w:sz w:val="28"/>
          <w:szCs w:val="28"/>
          <w:u w:val="single"/>
        </w:rPr>
        <w:t>171</w:t>
      </w:r>
      <w:r>
        <w:rPr>
          <w:rFonts w:asciiTheme="minorEastAsia" w:hAnsiTheme="minorEastAsia" w:hint="eastAsia"/>
          <w:b/>
          <w:sz w:val="28"/>
          <w:szCs w:val="28"/>
          <w:u w:val="single"/>
        </w:rPr>
        <w:t>64</w:t>
      </w:r>
      <w:r>
        <w:rPr>
          <w:rFonts w:asciiTheme="minorEastAsia" w:hAnsiTheme="minorEastAsia"/>
          <w:b/>
          <w:sz w:val="28"/>
          <w:szCs w:val="28"/>
          <w:u w:val="single"/>
        </w:rPr>
        <w:t xml:space="preserve"> </w:t>
      </w:r>
      <w:proofErr w:type="gramStart"/>
      <w:r>
        <w:rPr>
          <w:rFonts w:asciiTheme="minorEastAsia" w:hAnsiTheme="minorEastAsia" w:hint="eastAsia"/>
          <w:b/>
          <w:sz w:val="28"/>
          <w:szCs w:val="28"/>
          <w:u w:val="single"/>
        </w:rPr>
        <w:t>孙竖敬</w:t>
      </w:r>
      <w:proofErr w:type="gramEnd"/>
      <w:r>
        <w:rPr>
          <w:rFonts w:asciiTheme="minorEastAsia" w:hAnsiTheme="minorEastAsia" w:hint="eastAsia"/>
          <w:b/>
          <w:sz w:val="28"/>
          <w:szCs w:val="28"/>
          <w:u w:val="single"/>
        </w:rPr>
        <w:t xml:space="preserve"> </w:t>
      </w:r>
    </w:p>
    <w:p w14:paraId="484E2ED9" w14:textId="5BD0B34B"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SY1806116</w:t>
      </w:r>
      <w:r>
        <w:rPr>
          <w:rFonts w:asciiTheme="minorEastAsia" w:hAnsiTheme="minorEastAsia"/>
          <w:b/>
          <w:sz w:val="28"/>
          <w:szCs w:val="28"/>
          <w:u w:val="single"/>
        </w:rPr>
        <w:t xml:space="preserve"> </w:t>
      </w:r>
      <w:r>
        <w:rPr>
          <w:rFonts w:asciiTheme="minorEastAsia" w:hAnsiTheme="minorEastAsia" w:hint="eastAsia"/>
          <w:b/>
          <w:sz w:val="28"/>
          <w:szCs w:val="28"/>
          <w:u w:val="single"/>
        </w:rPr>
        <w:t>赵健宏</w:t>
      </w:r>
      <w:r>
        <w:rPr>
          <w:rFonts w:asciiTheme="minorEastAsia" w:hAnsiTheme="minorEastAsia" w:hint="eastAsia"/>
          <w:b/>
          <w:sz w:val="28"/>
          <w:szCs w:val="28"/>
          <w:u w:val="single"/>
        </w:rPr>
        <w:t xml:space="preserve"> </w:t>
      </w:r>
    </w:p>
    <w:p w14:paraId="7A6809E1" w14:textId="707B353C"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SY1806611 </w:t>
      </w:r>
      <w:r>
        <w:rPr>
          <w:rFonts w:asciiTheme="minorEastAsia" w:hAnsiTheme="minorEastAsia" w:hint="eastAsia"/>
          <w:b/>
          <w:sz w:val="28"/>
          <w:szCs w:val="28"/>
          <w:u w:val="single"/>
        </w:rPr>
        <w:t>张鹏程</w:t>
      </w:r>
      <w:r>
        <w:rPr>
          <w:rFonts w:asciiTheme="minorEastAsia" w:hAnsiTheme="minorEastAsia" w:hint="eastAsia"/>
          <w:b/>
          <w:sz w:val="28"/>
          <w:szCs w:val="28"/>
          <w:u w:val="single"/>
        </w:rPr>
        <w:t xml:space="preserve"> </w:t>
      </w:r>
    </w:p>
    <w:p w14:paraId="044FEEC8" w14:textId="41B63BB4"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ZY1806106 </w:t>
      </w:r>
      <w:r>
        <w:rPr>
          <w:rFonts w:asciiTheme="minorEastAsia" w:hAnsiTheme="minorEastAsia" w:hint="eastAsia"/>
          <w:b/>
          <w:sz w:val="28"/>
          <w:szCs w:val="28"/>
          <w:u w:val="single"/>
        </w:rPr>
        <w:t>刘</w:t>
      </w:r>
      <w:r>
        <w:rPr>
          <w:rFonts w:asciiTheme="minorEastAsia" w:hAnsiTheme="minorEastAsia" w:hint="eastAsia"/>
          <w:b/>
          <w:sz w:val="28"/>
          <w:szCs w:val="28"/>
          <w:u w:val="single"/>
        </w:rPr>
        <w:t xml:space="preserve">  </w:t>
      </w:r>
      <w:r>
        <w:rPr>
          <w:rFonts w:asciiTheme="minorEastAsia" w:hAnsiTheme="minorEastAsia" w:hint="eastAsia"/>
          <w:b/>
          <w:sz w:val="28"/>
          <w:szCs w:val="28"/>
          <w:u w:val="single"/>
        </w:rPr>
        <w:t>良</w:t>
      </w:r>
      <w:r>
        <w:rPr>
          <w:rFonts w:asciiTheme="minorEastAsia" w:hAnsiTheme="minorEastAsia" w:hint="eastAsia"/>
          <w:b/>
          <w:sz w:val="28"/>
          <w:szCs w:val="28"/>
          <w:u w:val="single"/>
        </w:rPr>
        <w:t xml:space="preserve"> </w:t>
      </w:r>
    </w:p>
    <w:p w14:paraId="098833D2" w14:textId="77777777" w:rsidR="00DE22F5" w:rsidRDefault="00DE22F5" w:rsidP="00DE22F5">
      <w:pPr>
        <w:spacing w:after="200" w:line="276" w:lineRule="auto"/>
        <w:jc w:val="center"/>
        <w:rPr>
          <w:rFonts w:ascii="黑体" w:eastAsia="黑体" w:hAnsi="黑体"/>
          <w:b/>
          <w:sz w:val="28"/>
          <w:szCs w:val="28"/>
        </w:rPr>
      </w:pPr>
    </w:p>
    <w:p w14:paraId="4938A581" w14:textId="0757B08F" w:rsidR="00DE22F5" w:rsidRDefault="00DE22F5" w:rsidP="00DE22F5">
      <w:pPr>
        <w:jc w:val="center"/>
        <w:rPr>
          <w:rFonts w:ascii="黑体" w:eastAsia="黑体" w:hAnsi="黑体"/>
          <w:b/>
          <w:sz w:val="28"/>
          <w:szCs w:val="28"/>
        </w:rPr>
      </w:pPr>
      <w:r>
        <w:rPr>
          <w:rFonts w:ascii="黑体" w:eastAsia="黑体" w:hAnsi="黑体" w:hint="eastAsia"/>
          <w:b/>
          <w:sz w:val="28"/>
          <w:szCs w:val="28"/>
        </w:rPr>
        <w:t>2018年1</w:t>
      </w:r>
      <w:r>
        <w:rPr>
          <w:rFonts w:ascii="黑体" w:eastAsia="黑体" w:hAnsi="黑体"/>
          <w:b/>
          <w:sz w:val="28"/>
          <w:szCs w:val="28"/>
        </w:rPr>
        <w:t>2</w:t>
      </w:r>
      <w:r>
        <w:rPr>
          <w:rFonts w:ascii="黑体" w:eastAsia="黑体" w:hAnsi="黑体" w:hint="eastAsia"/>
          <w:b/>
          <w:sz w:val="28"/>
          <w:szCs w:val="28"/>
        </w:rPr>
        <w:t>月</w:t>
      </w:r>
    </w:p>
    <w:p w14:paraId="10D532E7" w14:textId="70659F7D" w:rsidR="00923308" w:rsidRDefault="00923308"/>
    <w:p w14:paraId="05A46B5C" w14:textId="0FB76019" w:rsidR="00DE22F5" w:rsidRDefault="00DE22F5"/>
    <w:p w14:paraId="08EE50FD" w14:textId="39A5AC56" w:rsidR="00DE22F5" w:rsidRDefault="00DE22F5"/>
    <w:p w14:paraId="23D14273" w14:textId="2DEEFC23" w:rsidR="00DE22F5" w:rsidRDefault="00DE22F5"/>
    <w:p w14:paraId="444B93B2" w14:textId="226DEA5C" w:rsidR="00DE22F5" w:rsidRDefault="00DE22F5"/>
    <w:p w14:paraId="6DC484F7" w14:textId="216648AC" w:rsidR="00DE22F5" w:rsidRDefault="00DE22F5"/>
    <w:sdt>
      <w:sdtPr>
        <w:rPr>
          <w:rFonts w:ascii="Times New Roman" w:eastAsia="宋体" w:hAnsi="Times New Roman" w:cs="Times New Roman"/>
          <w:color w:val="auto"/>
          <w:sz w:val="24"/>
          <w:szCs w:val="22"/>
          <w:lang w:val="zh-CN"/>
        </w:rPr>
        <w:id w:val="-1729753792"/>
        <w:docPartObj>
          <w:docPartGallery w:val="Table of Contents"/>
          <w:docPartUnique/>
        </w:docPartObj>
      </w:sdtPr>
      <w:sdtEndPr>
        <w:rPr>
          <w:b/>
          <w:bCs/>
        </w:rPr>
      </w:sdtEndPr>
      <w:sdtContent>
        <w:p w14:paraId="718F8879" w14:textId="67EB644B" w:rsidR="00D00447" w:rsidRPr="00D00447" w:rsidRDefault="00D00447" w:rsidP="00D00447">
          <w:pPr>
            <w:pStyle w:val="TOC"/>
            <w:jc w:val="center"/>
            <w:rPr>
              <w:sz w:val="36"/>
            </w:rPr>
          </w:pPr>
          <w:r w:rsidRPr="00D00447">
            <w:rPr>
              <w:sz w:val="36"/>
              <w:lang w:val="zh-CN"/>
            </w:rPr>
            <w:t>目录</w:t>
          </w:r>
        </w:p>
        <w:p w14:paraId="62A241E2" w14:textId="5730E381" w:rsidR="00D00447" w:rsidRDefault="00D00447">
          <w:pPr>
            <w:pStyle w:val="TOC1"/>
            <w:tabs>
              <w:tab w:val="right" w:leader="dot" w:pos="8296"/>
            </w:tabs>
            <w:rPr>
              <w:rFonts w:asciiTheme="minorHAnsi" w:eastAsiaTheme="minorEastAsia" w:hAnsiTheme="minorHAnsi"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3976182" w:history="1">
            <w:r w:rsidRPr="005C034C">
              <w:rPr>
                <w:rStyle w:val="af"/>
                <w:rFonts w:ascii="黑体" w:eastAsia="黑体" w:hAnsi="黑体"/>
                <w:noProof/>
              </w:rPr>
              <w:t>需求文档结构化处理软件设计报告</w:t>
            </w:r>
            <w:r>
              <w:rPr>
                <w:noProof/>
                <w:webHidden/>
              </w:rPr>
              <w:tab/>
            </w:r>
            <w:r>
              <w:rPr>
                <w:noProof/>
                <w:webHidden/>
              </w:rPr>
              <w:fldChar w:fldCharType="begin"/>
            </w:r>
            <w:r>
              <w:rPr>
                <w:noProof/>
                <w:webHidden/>
              </w:rPr>
              <w:instrText xml:space="preserve"> PAGEREF _Toc533976182 \h </w:instrText>
            </w:r>
            <w:r>
              <w:rPr>
                <w:noProof/>
                <w:webHidden/>
              </w:rPr>
            </w:r>
            <w:r>
              <w:rPr>
                <w:noProof/>
                <w:webHidden/>
              </w:rPr>
              <w:fldChar w:fldCharType="separate"/>
            </w:r>
            <w:r>
              <w:rPr>
                <w:noProof/>
                <w:webHidden/>
              </w:rPr>
              <w:t>1</w:t>
            </w:r>
            <w:r>
              <w:rPr>
                <w:noProof/>
                <w:webHidden/>
              </w:rPr>
              <w:fldChar w:fldCharType="end"/>
            </w:r>
          </w:hyperlink>
        </w:p>
        <w:p w14:paraId="05C6613C" w14:textId="3EABE5FD" w:rsidR="00D00447" w:rsidRDefault="009E2EC0">
          <w:pPr>
            <w:pStyle w:val="TOC1"/>
            <w:tabs>
              <w:tab w:val="right" w:leader="dot" w:pos="8296"/>
            </w:tabs>
            <w:rPr>
              <w:rFonts w:asciiTheme="minorHAnsi" w:eastAsiaTheme="minorEastAsia" w:hAnsiTheme="minorHAnsi" w:cstheme="minorBidi"/>
              <w:noProof/>
              <w:kern w:val="2"/>
              <w:sz w:val="21"/>
            </w:rPr>
          </w:pPr>
          <w:hyperlink w:anchor="_Toc533976183" w:history="1">
            <w:r w:rsidR="00D00447" w:rsidRPr="005C034C">
              <w:rPr>
                <w:rStyle w:val="af"/>
                <w:noProof/>
              </w:rPr>
              <w:t>一、系统概述</w:t>
            </w:r>
            <w:r w:rsidR="00D00447">
              <w:rPr>
                <w:noProof/>
                <w:webHidden/>
              </w:rPr>
              <w:tab/>
            </w:r>
            <w:r w:rsidR="00D00447">
              <w:rPr>
                <w:noProof/>
                <w:webHidden/>
              </w:rPr>
              <w:fldChar w:fldCharType="begin"/>
            </w:r>
            <w:r w:rsidR="00D00447">
              <w:rPr>
                <w:noProof/>
                <w:webHidden/>
              </w:rPr>
              <w:instrText xml:space="preserve"> PAGEREF _Toc533976183 \h </w:instrText>
            </w:r>
            <w:r w:rsidR="00D00447">
              <w:rPr>
                <w:noProof/>
                <w:webHidden/>
              </w:rPr>
            </w:r>
            <w:r w:rsidR="00D00447">
              <w:rPr>
                <w:noProof/>
                <w:webHidden/>
              </w:rPr>
              <w:fldChar w:fldCharType="separate"/>
            </w:r>
            <w:r w:rsidR="00D00447">
              <w:rPr>
                <w:noProof/>
                <w:webHidden/>
              </w:rPr>
              <w:t>2</w:t>
            </w:r>
            <w:r w:rsidR="00D00447">
              <w:rPr>
                <w:noProof/>
                <w:webHidden/>
              </w:rPr>
              <w:fldChar w:fldCharType="end"/>
            </w:r>
          </w:hyperlink>
        </w:p>
        <w:p w14:paraId="268CDE04" w14:textId="46611A2F" w:rsidR="00D00447" w:rsidRDefault="009E2EC0">
          <w:pPr>
            <w:pStyle w:val="TOC1"/>
            <w:tabs>
              <w:tab w:val="right" w:leader="dot" w:pos="8296"/>
            </w:tabs>
            <w:rPr>
              <w:rFonts w:asciiTheme="minorHAnsi" w:eastAsiaTheme="minorEastAsia" w:hAnsiTheme="minorHAnsi" w:cstheme="minorBidi"/>
              <w:noProof/>
              <w:kern w:val="2"/>
              <w:sz w:val="21"/>
            </w:rPr>
          </w:pPr>
          <w:hyperlink w:anchor="_Toc533976184" w:history="1">
            <w:r w:rsidR="00D00447" w:rsidRPr="005C034C">
              <w:rPr>
                <w:rStyle w:val="af"/>
                <w:noProof/>
              </w:rPr>
              <w:t>二、架构设计</w:t>
            </w:r>
            <w:r w:rsidR="00D00447">
              <w:rPr>
                <w:noProof/>
                <w:webHidden/>
              </w:rPr>
              <w:tab/>
            </w:r>
            <w:r w:rsidR="00D00447">
              <w:rPr>
                <w:noProof/>
                <w:webHidden/>
              </w:rPr>
              <w:fldChar w:fldCharType="begin"/>
            </w:r>
            <w:r w:rsidR="00D00447">
              <w:rPr>
                <w:noProof/>
                <w:webHidden/>
              </w:rPr>
              <w:instrText xml:space="preserve"> PAGEREF _Toc533976184 \h </w:instrText>
            </w:r>
            <w:r w:rsidR="00D00447">
              <w:rPr>
                <w:noProof/>
                <w:webHidden/>
              </w:rPr>
            </w:r>
            <w:r w:rsidR="00D00447">
              <w:rPr>
                <w:noProof/>
                <w:webHidden/>
              </w:rPr>
              <w:fldChar w:fldCharType="separate"/>
            </w:r>
            <w:r w:rsidR="00D00447">
              <w:rPr>
                <w:noProof/>
                <w:webHidden/>
              </w:rPr>
              <w:t>5</w:t>
            </w:r>
            <w:r w:rsidR="00D00447">
              <w:rPr>
                <w:noProof/>
                <w:webHidden/>
              </w:rPr>
              <w:fldChar w:fldCharType="end"/>
            </w:r>
          </w:hyperlink>
        </w:p>
        <w:p w14:paraId="052E012B" w14:textId="39B3921F"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185" w:history="1">
            <w:r w:rsidR="00D00447" w:rsidRPr="005C034C">
              <w:rPr>
                <w:rStyle w:val="af"/>
                <w:noProof/>
              </w:rPr>
              <w:t>1</w:t>
            </w:r>
            <w:r w:rsidR="00D00447" w:rsidRPr="005C034C">
              <w:rPr>
                <w:rStyle w:val="af"/>
                <w:noProof/>
              </w:rPr>
              <w:t>、系统架构设计</w:t>
            </w:r>
            <w:r w:rsidR="00D00447">
              <w:rPr>
                <w:noProof/>
                <w:webHidden/>
              </w:rPr>
              <w:tab/>
            </w:r>
            <w:r w:rsidR="00D00447">
              <w:rPr>
                <w:noProof/>
                <w:webHidden/>
              </w:rPr>
              <w:fldChar w:fldCharType="begin"/>
            </w:r>
            <w:r w:rsidR="00D00447">
              <w:rPr>
                <w:noProof/>
                <w:webHidden/>
              </w:rPr>
              <w:instrText xml:space="preserve"> PAGEREF _Toc533976185 \h </w:instrText>
            </w:r>
            <w:r w:rsidR="00D00447">
              <w:rPr>
                <w:noProof/>
                <w:webHidden/>
              </w:rPr>
            </w:r>
            <w:r w:rsidR="00D00447">
              <w:rPr>
                <w:noProof/>
                <w:webHidden/>
              </w:rPr>
              <w:fldChar w:fldCharType="separate"/>
            </w:r>
            <w:r w:rsidR="00D00447">
              <w:rPr>
                <w:noProof/>
                <w:webHidden/>
              </w:rPr>
              <w:t>5</w:t>
            </w:r>
            <w:r w:rsidR="00D00447">
              <w:rPr>
                <w:noProof/>
                <w:webHidden/>
              </w:rPr>
              <w:fldChar w:fldCharType="end"/>
            </w:r>
          </w:hyperlink>
        </w:p>
        <w:p w14:paraId="50EF8D8F" w14:textId="51788588"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186" w:history="1">
            <w:r w:rsidR="00D00447" w:rsidRPr="005C034C">
              <w:rPr>
                <w:rStyle w:val="af"/>
                <w:noProof/>
              </w:rPr>
              <w:t>2</w:t>
            </w:r>
            <w:r w:rsidR="00D00447" w:rsidRPr="005C034C">
              <w:rPr>
                <w:rStyle w:val="af"/>
                <w:noProof/>
              </w:rPr>
              <w:t>、类图主要类功能介绍</w:t>
            </w:r>
            <w:r w:rsidR="00D00447">
              <w:rPr>
                <w:noProof/>
                <w:webHidden/>
              </w:rPr>
              <w:tab/>
            </w:r>
            <w:r w:rsidR="00D00447">
              <w:rPr>
                <w:noProof/>
                <w:webHidden/>
              </w:rPr>
              <w:fldChar w:fldCharType="begin"/>
            </w:r>
            <w:r w:rsidR="00D00447">
              <w:rPr>
                <w:noProof/>
                <w:webHidden/>
              </w:rPr>
              <w:instrText xml:space="preserve"> PAGEREF _Toc533976186 \h </w:instrText>
            </w:r>
            <w:r w:rsidR="00D00447">
              <w:rPr>
                <w:noProof/>
                <w:webHidden/>
              </w:rPr>
            </w:r>
            <w:r w:rsidR="00D00447">
              <w:rPr>
                <w:noProof/>
                <w:webHidden/>
              </w:rPr>
              <w:fldChar w:fldCharType="separate"/>
            </w:r>
            <w:r w:rsidR="00D00447">
              <w:rPr>
                <w:noProof/>
                <w:webHidden/>
              </w:rPr>
              <w:t>6</w:t>
            </w:r>
            <w:r w:rsidR="00D00447">
              <w:rPr>
                <w:noProof/>
                <w:webHidden/>
              </w:rPr>
              <w:fldChar w:fldCharType="end"/>
            </w:r>
          </w:hyperlink>
        </w:p>
        <w:p w14:paraId="111696F8" w14:textId="3583A4C5"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187" w:history="1">
            <w:r w:rsidR="00D00447" w:rsidRPr="005C034C">
              <w:rPr>
                <w:rStyle w:val="af"/>
                <w:noProof/>
              </w:rPr>
              <w:t>3</w:t>
            </w:r>
            <w:r w:rsidR="00D00447" w:rsidRPr="005C034C">
              <w:rPr>
                <w:rStyle w:val="af"/>
                <w:noProof/>
              </w:rPr>
              <w:t>、组件图及相应组件层对应类图分析</w:t>
            </w:r>
            <w:r w:rsidR="00D00447">
              <w:rPr>
                <w:noProof/>
                <w:webHidden/>
              </w:rPr>
              <w:tab/>
            </w:r>
            <w:r w:rsidR="00D00447">
              <w:rPr>
                <w:noProof/>
                <w:webHidden/>
              </w:rPr>
              <w:fldChar w:fldCharType="begin"/>
            </w:r>
            <w:r w:rsidR="00D00447">
              <w:rPr>
                <w:noProof/>
                <w:webHidden/>
              </w:rPr>
              <w:instrText xml:space="preserve"> PAGEREF _Toc533976187 \h </w:instrText>
            </w:r>
            <w:r w:rsidR="00D00447">
              <w:rPr>
                <w:noProof/>
                <w:webHidden/>
              </w:rPr>
            </w:r>
            <w:r w:rsidR="00D00447">
              <w:rPr>
                <w:noProof/>
                <w:webHidden/>
              </w:rPr>
              <w:fldChar w:fldCharType="separate"/>
            </w:r>
            <w:r w:rsidR="00D00447">
              <w:rPr>
                <w:noProof/>
                <w:webHidden/>
              </w:rPr>
              <w:t>8</w:t>
            </w:r>
            <w:r w:rsidR="00D00447">
              <w:rPr>
                <w:noProof/>
                <w:webHidden/>
              </w:rPr>
              <w:fldChar w:fldCharType="end"/>
            </w:r>
          </w:hyperlink>
        </w:p>
        <w:p w14:paraId="2AAA70C7" w14:textId="0B2D5308"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188" w:history="1">
            <w:r w:rsidR="00D00447" w:rsidRPr="005C034C">
              <w:rPr>
                <w:rStyle w:val="af"/>
                <w:noProof/>
              </w:rPr>
              <w:t>4</w:t>
            </w:r>
            <w:r w:rsidR="00D00447" w:rsidRPr="005C034C">
              <w:rPr>
                <w:rStyle w:val="af"/>
                <w:noProof/>
              </w:rPr>
              <w:t>、系统状态图</w:t>
            </w:r>
            <w:r w:rsidR="00D00447">
              <w:rPr>
                <w:noProof/>
                <w:webHidden/>
              </w:rPr>
              <w:tab/>
            </w:r>
            <w:r w:rsidR="00D00447">
              <w:rPr>
                <w:noProof/>
                <w:webHidden/>
              </w:rPr>
              <w:fldChar w:fldCharType="begin"/>
            </w:r>
            <w:r w:rsidR="00D00447">
              <w:rPr>
                <w:noProof/>
                <w:webHidden/>
              </w:rPr>
              <w:instrText xml:space="preserve"> PAGEREF _Toc533976188 \h </w:instrText>
            </w:r>
            <w:r w:rsidR="00D00447">
              <w:rPr>
                <w:noProof/>
                <w:webHidden/>
              </w:rPr>
            </w:r>
            <w:r w:rsidR="00D00447">
              <w:rPr>
                <w:noProof/>
                <w:webHidden/>
              </w:rPr>
              <w:fldChar w:fldCharType="separate"/>
            </w:r>
            <w:r w:rsidR="00D00447">
              <w:rPr>
                <w:noProof/>
                <w:webHidden/>
              </w:rPr>
              <w:t>11</w:t>
            </w:r>
            <w:r w:rsidR="00D00447">
              <w:rPr>
                <w:noProof/>
                <w:webHidden/>
              </w:rPr>
              <w:fldChar w:fldCharType="end"/>
            </w:r>
          </w:hyperlink>
        </w:p>
        <w:p w14:paraId="67B53D1C" w14:textId="0368A1BB"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189" w:history="1">
            <w:r w:rsidR="00D00447" w:rsidRPr="005C034C">
              <w:rPr>
                <w:rStyle w:val="af"/>
                <w:noProof/>
              </w:rPr>
              <w:t>5</w:t>
            </w:r>
            <w:r w:rsidR="00D00447" w:rsidRPr="005C034C">
              <w:rPr>
                <w:rStyle w:val="af"/>
                <w:noProof/>
              </w:rPr>
              <w:t>、系统时序图</w:t>
            </w:r>
            <w:r w:rsidR="00D00447">
              <w:rPr>
                <w:noProof/>
                <w:webHidden/>
              </w:rPr>
              <w:tab/>
            </w:r>
            <w:r w:rsidR="00D00447">
              <w:rPr>
                <w:noProof/>
                <w:webHidden/>
              </w:rPr>
              <w:fldChar w:fldCharType="begin"/>
            </w:r>
            <w:r w:rsidR="00D00447">
              <w:rPr>
                <w:noProof/>
                <w:webHidden/>
              </w:rPr>
              <w:instrText xml:space="preserve"> PAGEREF _Toc533976189 \h </w:instrText>
            </w:r>
            <w:r w:rsidR="00D00447">
              <w:rPr>
                <w:noProof/>
                <w:webHidden/>
              </w:rPr>
            </w:r>
            <w:r w:rsidR="00D00447">
              <w:rPr>
                <w:noProof/>
                <w:webHidden/>
              </w:rPr>
              <w:fldChar w:fldCharType="separate"/>
            </w:r>
            <w:r w:rsidR="00D00447">
              <w:rPr>
                <w:noProof/>
                <w:webHidden/>
              </w:rPr>
              <w:t>12</w:t>
            </w:r>
            <w:r w:rsidR="00D00447">
              <w:rPr>
                <w:noProof/>
                <w:webHidden/>
              </w:rPr>
              <w:fldChar w:fldCharType="end"/>
            </w:r>
          </w:hyperlink>
        </w:p>
        <w:p w14:paraId="2EF64B91" w14:textId="63093F1C" w:rsidR="00D00447" w:rsidRDefault="009E2EC0">
          <w:pPr>
            <w:pStyle w:val="TOC1"/>
            <w:tabs>
              <w:tab w:val="right" w:leader="dot" w:pos="8296"/>
            </w:tabs>
            <w:rPr>
              <w:rFonts w:asciiTheme="minorHAnsi" w:eastAsiaTheme="minorEastAsia" w:hAnsiTheme="minorHAnsi" w:cstheme="minorBidi"/>
              <w:noProof/>
              <w:kern w:val="2"/>
              <w:sz w:val="21"/>
            </w:rPr>
          </w:pPr>
          <w:hyperlink w:anchor="_Toc533976190" w:history="1">
            <w:r w:rsidR="00D00447" w:rsidRPr="005C034C">
              <w:rPr>
                <w:rStyle w:val="af"/>
                <w:noProof/>
              </w:rPr>
              <w:t>三、详细设计及软件展示</w:t>
            </w:r>
            <w:r w:rsidR="00D00447">
              <w:rPr>
                <w:noProof/>
                <w:webHidden/>
              </w:rPr>
              <w:tab/>
            </w:r>
            <w:r w:rsidR="00D00447">
              <w:rPr>
                <w:noProof/>
                <w:webHidden/>
              </w:rPr>
              <w:fldChar w:fldCharType="begin"/>
            </w:r>
            <w:r w:rsidR="00D00447">
              <w:rPr>
                <w:noProof/>
                <w:webHidden/>
              </w:rPr>
              <w:instrText xml:space="preserve"> PAGEREF _Toc533976190 \h </w:instrText>
            </w:r>
            <w:r w:rsidR="00D00447">
              <w:rPr>
                <w:noProof/>
                <w:webHidden/>
              </w:rPr>
            </w:r>
            <w:r w:rsidR="00D00447">
              <w:rPr>
                <w:noProof/>
                <w:webHidden/>
              </w:rPr>
              <w:fldChar w:fldCharType="separate"/>
            </w:r>
            <w:r w:rsidR="00D00447">
              <w:rPr>
                <w:noProof/>
                <w:webHidden/>
              </w:rPr>
              <w:t>12</w:t>
            </w:r>
            <w:r w:rsidR="00D00447">
              <w:rPr>
                <w:noProof/>
                <w:webHidden/>
              </w:rPr>
              <w:fldChar w:fldCharType="end"/>
            </w:r>
          </w:hyperlink>
        </w:p>
        <w:p w14:paraId="39BDBED6" w14:textId="5061AF02"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191" w:history="1">
            <w:r w:rsidR="00D00447" w:rsidRPr="005C034C">
              <w:rPr>
                <w:rStyle w:val="af"/>
                <w:noProof/>
              </w:rPr>
              <w:t>1</w:t>
            </w:r>
            <w:r w:rsidR="00D00447" w:rsidRPr="005C034C">
              <w:rPr>
                <w:rStyle w:val="af"/>
                <w:noProof/>
              </w:rPr>
              <w:t>、</w:t>
            </w:r>
            <w:r w:rsidR="00D00447" w:rsidRPr="005C034C">
              <w:rPr>
                <w:rStyle w:val="af"/>
                <w:noProof/>
              </w:rPr>
              <w:t>OCL</w:t>
            </w:r>
            <w:r w:rsidR="00D00447" w:rsidRPr="005C034C">
              <w:rPr>
                <w:rStyle w:val="af"/>
                <w:noProof/>
              </w:rPr>
              <w:t>约束</w:t>
            </w:r>
            <w:r w:rsidR="00D00447">
              <w:rPr>
                <w:noProof/>
                <w:webHidden/>
              </w:rPr>
              <w:tab/>
            </w:r>
            <w:r w:rsidR="00D00447">
              <w:rPr>
                <w:noProof/>
                <w:webHidden/>
              </w:rPr>
              <w:fldChar w:fldCharType="begin"/>
            </w:r>
            <w:r w:rsidR="00D00447">
              <w:rPr>
                <w:noProof/>
                <w:webHidden/>
              </w:rPr>
              <w:instrText xml:space="preserve"> PAGEREF _Toc533976191 \h </w:instrText>
            </w:r>
            <w:r w:rsidR="00D00447">
              <w:rPr>
                <w:noProof/>
                <w:webHidden/>
              </w:rPr>
            </w:r>
            <w:r w:rsidR="00D00447">
              <w:rPr>
                <w:noProof/>
                <w:webHidden/>
              </w:rPr>
              <w:fldChar w:fldCharType="separate"/>
            </w:r>
            <w:r w:rsidR="00D00447">
              <w:rPr>
                <w:noProof/>
                <w:webHidden/>
              </w:rPr>
              <w:t>12</w:t>
            </w:r>
            <w:r w:rsidR="00D00447">
              <w:rPr>
                <w:noProof/>
                <w:webHidden/>
              </w:rPr>
              <w:fldChar w:fldCharType="end"/>
            </w:r>
          </w:hyperlink>
        </w:p>
        <w:p w14:paraId="3F4EE452" w14:textId="6C6AC31E"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192" w:history="1">
            <w:r w:rsidR="00D00447" w:rsidRPr="005C034C">
              <w:rPr>
                <w:rStyle w:val="af"/>
                <w:caps/>
                <w:noProof/>
              </w:rPr>
              <w:t>(1)</w:t>
            </w:r>
            <w:r w:rsidR="00D00447" w:rsidRPr="005C034C">
              <w:rPr>
                <w:rStyle w:val="af"/>
                <w:caps/>
                <w:noProof/>
              </w:rPr>
              <w:t>展示层</w:t>
            </w:r>
            <w:r w:rsidR="00D00447">
              <w:rPr>
                <w:noProof/>
                <w:webHidden/>
              </w:rPr>
              <w:tab/>
            </w:r>
            <w:r w:rsidR="00D00447">
              <w:rPr>
                <w:noProof/>
                <w:webHidden/>
              </w:rPr>
              <w:fldChar w:fldCharType="begin"/>
            </w:r>
            <w:r w:rsidR="00D00447">
              <w:rPr>
                <w:noProof/>
                <w:webHidden/>
              </w:rPr>
              <w:instrText xml:space="preserve"> PAGEREF _Toc533976192 \h </w:instrText>
            </w:r>
            <w:r w:rsidR="00D00447">
              <w:rPr>
                <w:noProof/>
                <w:webHidden/>
              </w:rPr>
            </w:r>
            <w:r w:rsidR="00D00447">
              <w:rPr>
                <w:noProof/>
                <w:webHidden/>
              </w:rPr>
              <w:fldChar w:fldCharType="separate"/>
            </w:r>
            <w:r w:rsidR="00D00447">
              <w:rPr>
                <w:noProof/>
                <w:webHidden/>
              </w:rPr>
              <w:t>12</w:t>
            </w:r>
            <w:r w:rsidR="00D00447">
              <w:rPr>
                <w:noProof/>
                <w:webHidden/>
              </w:rPr>
              <w:fldChar w:fldCharType="end"/>
            </w:r>
          </w:hyperlink>
        </w:p>
        <w:p w14:paraId="5099E9B1" w14:textId="209D6FA7" w:rsidR="00D00447" w:rsidRDefault="009E2EC0">
          <w:pPr>
            <w:pStyle w:val="TOC3"/>
            <w:tabs>
              <w:tab w:val="right" w:leader="dot" w:pos="8296"/>
            </w:tabs>
            <w:ind w:left="960"/>
            <w:rPr>
              <w:rFonts w:asciiTheme="minorHAnsi" w:eastAsiaTheme="minorEastAsia" w:hAnsiTheme="minorHAnsi" w:cstheme="minorBidi"/>
              <w:noProof/>
              <w:kern w:val="2"/>
              <w:sz w:val="21"/>
            </w:rPr>
          </w:pPr>
          <w:hyperlink w:anchor="_Toc533976193" w:history="1">
            <w:r w:rsidR="00D00447" w:rsidRPr="005C034C">
              <w:rPr>
                <w:rStyle w:val="af"/>
                <w:caps/>
                <w:noProof/>
              </w:rPr>
              <w:t>(2)</w:t>
            </w:r>
            <w:r w:rsidR="00D00447" w:rsidRPr="005C034C">
              <w:rPr>
                <w:rStyle w:val="af"/>
                <w:caps/>
                <w:noProof/>
              </w:rPr>
              <w:t>控制层</w:t>
            </w:r>
            <w:r w:rsidR="00D00447">
              <w:rPr>
                <w:noProof/>
                <w:webHidden/>
              </w:rPr>
              <w:tab/>
            </w:r>
            <w:r w:rsidR="00D00447">
              <w:rPr>
                <w:noProof/>
                <w:webHidden/>
              </w:rPr>
              <w:fldChar w:fldCharType="begin"/>
            </w:r>
            <w:r w:rsidR="00D00447">
              <w:rPr>
                <w:noProof/>
                <w:webHidden/>
              </w:rPr>
              <w:instrText xml:space="preserve"> PAGEREF _Toc533976193 \h </w:instrText>
            </w:r>
            <w:r w:rsidR="00D00447">
              <w:rPr>
                <w:noProof/>
                <w:webHidden/>
              </w:rPr>
            </w:r>
            <w:r w:rsidR="00D00447">
              <w:rPr>
                <w:noProof/>
                <w:webHidden/>
              </w:rPr>
              <w:fldChar w:fldCharType="separate"/>
            </w:r>
            <w:r w:rsidR="00D00447">
              <w:rPr>
                <w:noProof/>
                <w:webHidden/>
              </w:rPr>
              <w:t>13</w:t>
            </w:r>
            <w:r w:rsidR="00D00447">
              <w:rPr>
                <w:noProof/>
                <w:webHidden/>
              </w:rPr>
              <w:fldChar w:fldCharType="end"/>
            </w:r>
          </w:hyperlink>
        </w:p>
        <w:p w14:paraId="3BA70537" w14:textId="47E4B0D2" w:rsidR="00D00447" w:rsidRDefault="009E2EC0">
          <w:pPr>
            <w:pStyle w:val="TOC3"/>
            <w:tabs>
              <w:tab w:val="right" w:leader="dot" w:pos="8296"/>
            </w:tabs>
            <w:ind w:left="960"/>
            <w:rPr>
              <w:rFonts w:asciiTheme="minorHAnsi" w:eastAsiaTheme="minorEastAsia" w:hAnsiTheme="minorHAnsi" w:cstheme="minorBidi"/>
              <w:noProof/>
              <w:kern w:val="2"/>
              <w:sz w:val="21"/>
            </w:rPr>
          </w:pPr>
          <w:hyperlink w:anchor="_Toc533976194" w:history="1">
            <w:r w:rsidR="00D00447" w:rsidRPr="005C034C">
              <w:rPr>
                <w:rStyle w:val="af"/>
                <w:caps/>
                <w:noProof/>
              </w:rPr>
              <w:t>(3)</w:t>
            </w:r>
            <w:r w:rsidR="00D00447" w:rsidRPr="005C034C">
              <w:rPr>
                <w:rStyle w:val="af"/>
                <w:caps/>
                <w:noProof/>
              </w:rPr>
              <w:t>响应层</w:t>
            </w:r>
            <w:r w:rsidR="00D00447">
              <w:rPr>
                <w:noProof/>
                <w:webHidden/>
              </w:rPr>
              <w:tab/>
            </w:r>
            <w:r w:rsidR="00D00447">
              <w:rPr>
                <w:noProof/>
                <w:webHidden/>
              </w:rPr>
              <w:fldChar w:fldCharType="begin"/>
            </w:r>
            <w:r w:rsidR="00D00447">
              <w:rPr>
                <w:noProof/>
                <w:webHidden/>
              </w:rPr>
              <w:instrText xml:space="preserve"> PAGEREF _Toc533976194 \h </w:instrText>
            </w:r>
            <w:r w:rsidR="00D00447">
              <w:rPr>
                <w:noProof/>
                <w:webHidden/>
              </w:rPr>
            </w:r>
            <w:r w:rsidR="00D00447">
              <w:rPr>
                <w:noProof/>
                <w:webHidden/>
              </w:rPr>
              <w:fldChar w:fldCharType="separate"/>
            </w:r>
            <w:r w:rsidR="00D00447">
              <w:rPr>
                <w:noProof/>
                <w:webHidden/>
              </w:rPr>
              <w:t>14</w:t>
            </w:r>
            <w:r w:rsidR="00D00447">
              <w:rPr>
                <w:noProof/>
                <w:webHidden/>
              </w:rPr>
              <w:fldChar w:fldCharType="end"/>
            </w:r>
          </w:hyperlink>
        </w:p>
        <w:p w14:paraId="117FE7A0" w14:textId="7FF20948" w:rsidR="00D00447" w:rsidRDefault="009E2EC0">
          <w:pPr>
            <w:pStyle w:val="TOC3"/>
            <w:tabs>
              <w:tab w:val="right" w:leader="dot" w:pos="8296"/>
            </w:tabs>
            <w:ind w:left="960"/>
            <w:rPr>
              <w:rFonts w:asciiTheme="minorHAnsi" w:eastAsiaTheme="minorEastAsia" w:hAnsiTheme="minorHAnsi" w:cstheme="minorBidi"/>
              <w:noProof/>
              <w:kern w:val="2"/>
              <w:sz w:val="21"/>
            </w:rPr>
          </w:pPr>
          <w:hyperlink w:anchor="_Toc533976195" w:history="1">
            <w:r w:rsidR="00D00447" w:rsidRPr="005C034C">
              <w:rPr>
                <w:rStyle w:val="af"/>
                <w:caps/>
                <w:noProof/>
              </w:rPr>
              <w:t>(4)</w:t>
            </w:r>
            <w:r w:rsidR="00D00447" w:rsidRPr="005C034C">
              <w:rPr>
                <w:rStyle w:val="af"/>
                <w:caps/>
                <w:noProof/>
              </w:rPr>
              <w:t>功能支持层</w:t>
            </w:r>
            <w:r w:rsidR="00D00447">
              <w:rPr>
                <w:noProof/>
                <w:webHidden/>
              </w:rPr>
              <w:tab/>
            </w:r>
            <w:r w:rsidR="00D00447">
              <w:rPr>
                <w:noProof/>
                <w:webHidden/>
              </w:rPr>
              <w:fldChar w:fldCharType="begin"/>
            </w:r>
            <w:r w:rsidR="00D00447">
              <w:rPr>
                <w:noProof/>
                <w:webHidden/>
              </w:rPr>
              <w:instrText xml:space="preserve"> PAGEREF _Toc533976195 \h </w:instrText>
            </w:r>
            <w:r w:rsidR="00D00447">
              <w:rPr>
                <w:noProof/>
                <w:webHidden/>
              </w:rPr>
            </w:r>
            <w:r w:rsidR="00D00447">
              <w:rPr>
                <w:noProof/>
                <w:webHidden/>
              </w:rPr>
              <w:fldChar w:fldCharType="separate"/>
            </w:r>
            <w:r w:rsidR="00D00447">
              <w:rPr>
                <w:noProof/>
                <w:webHidden/>
              </w:rPr>
              <w:t>18</w:t>
            </w:r>
            <w:r w:rsidR="00D00447">
              <w:rPr>
                <w:noProof/>
                <w:webHidden/>
              </w:rPr>
              <w:fldChar w:fldCharType="end"/>
            </w:r>
          </w:hyperlink>
        </w:p>
        <w:p w14:paraId="72E59407" w14:textId="06DC4474"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196" w:history="1">
            <w:r w:rsidR="00D00447" w:rsidRPr="005C034C">
              <w:rPr>
                <w:rStyle w:val="af"/>
                <w:noProof/>
              </w:rPr>
              <w:t>2</w:t>
            </w:r>
            <w:r w:rsidR="00D00447" w:rsidRPr="005C034C">
              <w:rPr>
                <w:rStyle w:val="af"/>
                <w:noProof/>
              </w:rPr>
              <w:t>、转换规则详细设计</w:t>
            </w:r>
            <w:r w:rsidR="00D00447">
              <w:rPr>
                <w:noProof/>
                <w:webHidden/>
              </w:rPr>
              <w:tab/>
            </w:r>
            <w:r w:rsidR="00D00447">
              <w:rPr>
                <w:noProof/>
                <w:webHidden/>
              </w:rPr>
              <w:fldChar w:fldCharType="begin"/>
            </w:r>
            <w:r w:rsidR="00D00447">
              <w:rPr>
                <w:noProof/>
                <w:webHidden/>
              </w:rPr>
              <w:instrText xml:space="preserve"> PAGEREF _Toc533976196 \h </w:instrText>
            </w:r>
            <w:r w:rsidR="00D00447">
              <w:rPr>
                <w:noProof/>
                <w:webHidden/>
              </w:rPr>
            </w:r>
            <w:r w:rsidR="00D00447">
              <w:rPr>
                <w:noProof/>
                <w:webHidden/>
              </w:rPr>
              <w:fldChar w:fldCharType="separate"/>
            </w:r>
            <w:r w:rsidR="00D00447">
              <w:rPr>
                <w:noProof/>
                <w:webHidden/>
              </w:rPr>
              <w:t>22</w:t>
            </w:r>
            <w:r w:rsidR="00D00447">
              <w:rPr>
                <w:noProof/>
                <w:webHidden/>
              </w:rPr>
              <w:fldChar w:fldCharType="end"/>
            </w:r>
          </w:hyperlink>
        </w:p>
        <w:p w14:paraId="6C6CC581" w14:textId="06F4A84D" w:rsidR="00D00447" w:rsidRDefault="009E2EC0">
          <w:pPr>
            <w:pStyle w:val="TOC3"/>
            <w:tabs>
              <w:tab w:val="right" w:leader="dot" w:pos="8296"/>
            </w:tabs>
            <w:ind w:left="960"/>
            <w:rPr>
              <w:rFonts w:asciiTheme="minorHAnsi" w:eastAsiaTheme="minorEastAsia" w:hAnsiTheme="minorHAnsi" w:cstheme="minorBidi"/>
              <w:noProof/>
              <w:kern w:val="2"/>
              <w:sz w:val="21"/>
            </w:rPr>
          </w:pPr>
          <w:hyperlink w:anchor="_Toc533976197" w:history="1">
            <w:r w:rsidR="00D00447" w:rsidRPr="005C034C">
              <w:rPr>
                <w:rStyle w:val="af"/>
                <w:noProof/>
              </w:rPr>
              <w:t xml:space="preserve">(1) </w:t>
            </w:r>
            <w:r w:rsidR="00D00447" w:rsidRPr="005C034C">
              <w:rPr>
                <w:rStyle w:val="af"/>
                <w:noProof/>
              </w:rPr>
              <w:t>规约的</w:t>
            </w:r>
            <w:r w:rsidR="00D00447" w:rsidRPr="005C034C">
              <w:rPr>
                <w:rStyle w:val="af"/>
                <w:noProof/>
              </w:rPr>
              <w:t>GWT</w:t>
            </w:r>
            <w:r w:rsidR="00D00447" w:rsidRPr="005C034C">
              <w:rPr>
                <w:rStyle w:val="af"/>
                <w:noProof/>
              </w:rPr>
              <w:t>描述方式</w:t>
            </w:r>
            <w:r w:rsidR="00D00447">
              <w:rPr>
                <w:noProof/>
                <w:webHidden/>
              </w:rPr>
              <w:tab/>
            </w:r>
            <w:r w:rsidR="00D00447">
              <w:rPr>
                <w:noProof/>
                <w:webHidden/>
              </w:rPr>
              <w:fldChar w:fldCharType="begin"/>
            </w:r>
            <w:r w:rsidR="00D00447">
              <w:rPr>
                <w:noProof/>
                <w:webHidden/>
              </w:rPr>
              <w:instrText xml:space="preserve"> PAGEREF _Toc533976197 \h </w:instrText>
            </w:r>
            <w:r w:rsidR="00D00447">
              <w:rPr>
                <w:noProof/>
                <w:webHidden/>
              </w:rPr>
            </w:r>
            <w:r w:rsidR="00D00447">
              <w:rPr>
                <w:noProof/>
                <w:webHidden/>
              </w:rPr>
              <w:fldChar w:fldCharType="separate"/>
            </w:r>
            <w:r w:rsidR="00D00447">
              <w:rPr>
                <w:noProof/>
                <w:webHidden/>
              </w:rPr>
              <w:t>22</w:t>
            </w:r>
            <w:r w:rsidR="00D00447">
              <w:rPr>
                <w:noProof/>
                <w:webHidden/>
              </w:rPr>
              <w:fldChar w:fldCharType="end"/>
            </w:r>
          </w:hyperlink>
        </w:p>
        <w:p w14:paraId="23E1D489" w14:textId="4D4D2EE1" w:rsidR="00D00447" w:rsidRDefault="009E2EC0">
          <w:pPr>
            <w:pStyle w:val="TOC3"/>
            <w:tabs>
              <w:tab w:val="right" w:leader="dot" w:pos="8296"/>
            </w:tabs>
            <w:ind w:left="960"/>
            <w:rPr>
              <w:rFonts w:asciiTheme="minorHAnsi" w:eastAsiaTheme="minorEastAsia" w:hAnsiTheme="minorHAnsi" w:cstheme="minorBidi"/>
              <w:noProof/>
              <w:kern w:val="2"/>
              <w:sz w:val="21"/>
            </w:rPr>
          </w:pPr>
          <w:hyperlink w:anchor="_Toc533976198" w:history="1">
            <w:r w:rsidR="00D00447" w:rsidRPr="005C034C">
              <w:rPr>
                <w:rStyle w:val="af"/>
                <w:noProof/>
              </w:rPr>
              <w:t xml:space="preserve"> (2)</w:t>
            </w:r>
            <w:r w:rsidR="00D00447" w:rsidRPr="005C034C">
              <w:rPr>
                <w:rStyle w:val="af"/>
                <w:noProof/>
              </w:rPr>
              <w:t>标签设计规约</w:t>
            </w:r>
            <w:r w:rsidR="00D00447">
              <w:rPr>
                <w:noProof/>
                <w:webHidden/>
              </w:rPr>
              <w:tab/>
            </w:r>
            <w:r w:rsidR="00D00447">
              <w:rPr>
                <w:noProof/>
                <w:webHidden/>
              </w:rPr>
              <w:fldChar w:fldCharType="begin"/>
            </w:r>
            <w:r w:rsidR="00D00447">
              <w:rPr>
                <w:noProof/>
                <w:webHidden/>
              </w:rPr>
              <w:instrText xml:space="preserve"> PAGEREF _Toc533976198 \h </w:instrText>
            </w:r>
            <w:r w:rsidR="00D00447">
              <w:rPr>
                <w:noProof/>
                <w:webHidden/>
              </w:rPr>
            </w:r>
            <w:r w:rsidR="00D00447">
              <w:rPr>
                <w:noProof/>
                <w:webHidden/>
              </w:rPr>
              <w:fldChar w:fldCharType="separate"/>
            </w:r>
            <w:r w:rsidR="00D00447">
              <w:rPr>
                <w:noProof/>
                <w:webHidden/>
              </w:rPr>
              <w:t>23</w:t>
            </w:r>
            <w:r w:rsidR="00D00447">
              <w:rPr>
                <w:noProof/>
                <w:webHidden/>
              </w:rPr>
              <w:fldChar w:fldCharType="end"/>
            </w:r>
          </w:hyperlink>
        </w:p>
        <w:p w14:paraId="29A34A30" w14:textId="5877EE09" w:rsidR="00D00447" w:rsidRDefault="009E2EC0">
          <w:pPr>
            <w:pStyle w:val="TOC3"/>
            <w:tabs>
              <w:tab w:val="right" w:leader="dot" w:pos="8296"/>
            </w:tabs>
            <w:ind w:left="960"/>
            <w:rPr>
              <w:rFonts w:asciiTheme="minorHAnsi" w:eastAsiaTheme="minorEastAsia" w:hAnsiTheme="minorHAnsi" w:cstheme="minorBidi"/>
              <w:noProof/>
              <w:kern w:val="2"/>
              <w:sz w:val="21"/>
            </w:rPr>
          </w:pPr>
          <w:hyperlink w:anchor="_Toc533976199" w:history="1">
            <w:r w:rsidR="00D00447" w:rsidRPr="005C034C">
              <w:rPr>
                <w:rStyle w:val="af"/>
                <w:noProof/>
              </w:rPr>
              <w:t xml:space="preserve">(3) </w:t>
            </w:r>
            <w:r w:rsidR="00D00447" w:rsidRPr="005C034C">
              <w:rPr>
                <w:rStyle w:val="af"/>
                <w:noProof/>
              </w:rPr>
              <w:t>转换规则说明</w:t>
            </w:r>
            <w:r w:rsidR="00D00447">
              <w:rPr>
                <w:noProof/>
                <w:webHidden/>
              </w:rPr>
              <w:tab/>
            </w:r>
            <w:r w:rsidR="00D00447">
              <w:rPr>
                <w:noProof/>
                <w:webHidden/>
              </w:rPr>
              <w:fldChar w:fldCharType="begin"/>
            </w:r>
            <w:r w:rsidR="00D00447">
              <w:rPr>
                <w:noProof/>
                <w:webHidden/>
              </w:rPr>
              <w:instrText xml:space="preserve"> PAGEREF _Toc533976199 \h </w:instrText>
            </w:r>
            <w:r w:rsidR="00D00447">
              <w:rPr>
                <w:noProof/>
                <w:webHidden/>
              </w:rPr>
            </w:r>
            <w:r w:rsidR="00D00447">
              <w:rPr>
                <w:noProof/>
                <w:webHidden/>
              </w:rPr>
              <w:fldChar w:fldCharType="separate"/>
            </w:r>
            <w:r w:rsidR="00D00447">
              <w:rPr>
                <w:noProof/>
                <w:webHidden/>
              </w:rPr>
              <w:t>24</w:t>
            </w:r>
            <w:r w:rsidR="00D00447">
              <w:rPr>
                <w:noProof/>
                <w:webHidden/>
              </w:rPr>
              <w:fldChar w:fldCharType="end"/>
            </w:r>
          </w:hyperlink>
        </w:p>
        <w:p w14:paraId="7861D2AD" w14:textId="02E73DD9"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200" w:history="1">
            <w:r w:rsidR="00D00447" w:rsidRPr="005C034C">
              <w:rPr>
                <w:rStyle w:val="af"/>
                <w:noProof/>
              </w:rPr>
              <w:t>3</w:t>
            </w:r>
            <w:r w:rsidR="00D00447" w:rsidRPr="005C034C">
              <w:rPr>
                <w:rStyle w:val="af"/>
                <w:noProof/>
              </w:rPr>
              <w:t>、软件样例展示</w:t>
            </w:r>
            <w:r w:rsidR="00D00447">
              <w:rPr>
                <w:noProof/>
                <w:webHidden/>
              </w:rPr>
              <w:tab/>
            </w:r>
            <w:r w:rsidR="00D00447">
              <w:rPr>
                <w:noProof/>
                <w:webHidden/>
              </w:rPr>
              <w:fldChar w:fldCharType="begin"/>
            </w:r>
            <w:r w:rsidR="00D00447">
              <w:rPr>
                <w:noProof/>
                <w:webHidden/>
              </w:rPr>
              <w:instrText xml:space="preserve"> PAGEREF _Toc533976200 \h </w:instrText>
            </w:r>
            <w:r w:rsidR="00D00447">
              <w:rPr>
                <w:noProof/>
                <w:webHidden/>
              </w:rPr>
            </w:r>
            <w:r w:rsidR="00D00447">
              <w:rPr>
                <w:noProof/>
                <w:webHidden/>
              </w:rPr>
              <w:fldChar w:fldCharType="separate"/>
            </w:r>
            <w:r w:rsidR="00D00447">
              <w:rPr>
                <w:noProof/>
                <w:webHidden/>
              </w:rPr>
              <w:t>27</w:t>
            </w:r>
            <w:r w:rsidR="00D00447">
              <w:rPr>
                <w:noProof/>
                <w:webHidden/>
              </w:rPr>
              <w:fldChar w:fldCharType="end"/>
            </w:r>
          </w:hyperlink>
        </w:p>
        <w:p w14:paraId="5BDC1C60" w14:textId="7C24BA6C"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201" w:history="1">
            <w:r w:rsidR="00D00447" w:rsidRPr="005C034C">
              <w:rPr>
                <w:rStyle w:val="af"/>
                <w:noProof/>
              </w:rPr>
              <w:t>3.1</w:t>
            </w:r>
            <w:r w:rsidR="00D00447" w:rsidRPr="005C034C">
              <w:rPr>
                <w:rStyle w:val="af"/>
                <w:noProof/>
              </w:rPr>
              <w:t>输入示例</w:t>
            </w:r>
            <w:r w:rsidR="00D00447" w:rsidRPr="005C034C">
              <w:rPr>
                <w:rStyle w:val="af"/>
                <w:noProof/>
              </w:rPr>
              <w:t>1</w:t>
            </w:r>
            <w:r w:rsidR="00D00447" w:rsidRPr="005C034C">
              <w:rPr>
                <w:rStyle w:val="af"/>
                <w:noProof/>
              </w:rPr>
              <w:t>：</w:t>
            </w:r>
            <w:r w:rsidR="00D00447">
              <w:rPr>
                <w:noProof/>
                <w:webHidden/>
              </w:rPr>
              <w:tab/>
            </w:r>
            <w:r w:rsidR="00D00447">
              <w:rPr>
                <w:noProof/>
                <w:webHidden/>
              </w:rPr>
              <w:fldChar w:fldCharType="begin"/>
            </w:r>
            <w:r w:rsidR="00D00447">
              <w:rPr>
                <w:noProof/>
                <w:webHidden/>
              </w:rPr>
              <w:instrText xml:space="preserve"> PAGEREF _Toc533976201 \h </w:instrText>
            </w:r>
            <w:r w:rsidR="00D00447">
              <w:rPr>
                <w:noProof/>
                <w:webHidden/>
              </w:rPr>
            </w:r>
            <w:r w:rsidR="00D00447">
              <w:rPr>
                <w:noProof/>
                <w:webHidden/>
              </w:rPr>
              <w:fldChar w:fldCharType="separate"/>
            </w:r>
            <w:r w:rsidR="00D00447">
              <w:rPr>
                <w:noProof/>
                <w:webHidden/>
              </w:rPr>
              <w:t>27</w:t>
            </w:r>
            <w:r w:rsidR="00D00447">
              <w:rPr>
                <w:noProof/>
                <w:webHidden/>
              </w:rPr>
              <w:fldChar w:fldCharType="end"/>
            </w:r>
          </w:hyperlink>
        </w:p>
        <w:p w14:paraId="26396D83" w14:textId="446CA3CF"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202" w:history="1">
            <w:r w:rsidR="00D00447" w:rsidRPr="005C034C">
              <w:rPr>
                <w:rStyle w:val="af"/>
                <w:noProof/>
              </w:rPr>
              <w:t xml:space="preserve">3.2 </w:t>
            </w:r>
            <w:r w:rsidR="00D00447" w:rsidRPr="005C034C">
              <w:rPr>
                <w:rStyle w:val="af"/>
                <w:noProof/>
              </w:rPr>
              <w:t>输入示例</w:t>
            </w:r>
            <w:r w:rsidR="00D00447" w:rsidRPr="005C034C">
              <w:rPr>
                <w:rStyle w:val="af"/>
                <w:noProof/>
              </w:rPr>
              <w:t>2</w:t>
            </w:r>
            <w:r w:rsidR="00D00447" w:rsidRPr="005C034C">
              <w:rPr>
                <w:rStyle w:val="af"/>
                <w:noProof/>
              </w:rPr>
              <w:t>：</w:t>
            </w:r>
            <w:r w:rsidR="00D00447">
              <w:rPr>
                <w:noProof/>
                <w:webHidden/>
              </w:rPr>
              <w:tab/>
            </w:r>
            <w:r w:rsidR="00D00447">
              <w:rPr>
                <w:noProof/>
                <w:webHidden/>
              </w:rPr>
              <w:fldChar w:fldCharType="begin"/>
            </w:r>
            <w:r w:rsidR="00D00447">
              <w:rPr>
                <w:noProof/>
                <w:webHidden/>
              </w:rPr>
              <w:instrText xml:space="preserve"> PAGEREF _Toc533976202 \h </w:instrText>
            </w:r>
            <w:r w:rsidR="00D00447">
              <w:rPr>
                <w:noProof/>
                <w:webHidden/>
              </w:rPr>
            </w:r>
            <w:r w:rsidR="00D00447">
              <w:rPr>
                <w:noProof/>
                <w:webHidden/>
              </w:rPr>
              <w:fldChar w:fldCharType="separate"/>
            </w:r>
            <w:r w:rsidR="00D00447">
              <w:rPr>
                <w:noProof/>
                <w:webHidden/>
              </w:rPr>
              <w:t>30</w:t>
            </w:r>
            <w:r w:rsidR="00D00447">
              <w:rPr>
                <w:noProof/>
                <w:webHidden/>
              </w:rPr>
              <w:fldChar w:fldCharType="end"/>
            </w:r>
          </w:hyperlink>
        </w:p>
        <w:p w14:paraId="042AFDE1" w14:textId="70E277FF"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203" w:history="1">
            <w:r w:rsidR="00D00447" w:rsidRPr="005C034C">
              <w:rPr>
                <w:rStyle w:val="af"/>
                <w:noProof/>
              </w:rPr>
              <w:t xml:space="preserve">3.3 </w:t>
            </w:r>
            <w:r w:rsidR="00D00447" w:rsidRPr="005C034C">
              <w:rPr>
                <w:rStyle w:val="af"/>
                <w:noProof/>
              </w:rPr>
              <w:t>输入示例</w:t>
            </w:r>
            <w:r w:rsidR="00D00447" w:rsidRPr="005C034C">
              <w:rPr>
                <w:rStyle w:val="af"/>
                <w:noProof/>
              </w:rPr>
              <w:t>3</w:t>
            </w:r>
            <w:r w:rsidR="00D00447" w:rsidRPr="005C034C">
              <w:rPr>
                <w:rStyle w:val="af"/>
                <w:noProof/>
              </w:rPr>
              <w:t>：</w:t>
            </w:r>
            <w:r w:rsidR="00D00447">
              <w:rPr>
                <w:noProof/>
                <w:webHidden/>
              </w:rPr>
              <w:tab/>
            </w:r>
            <w:r w:rsidR="00D00447">
              <w:rPr>
                <w:noProof/>
                <w:webHidden/>
              </w:rPr>
              <w:fldChar w:fldCharType="begin"/>
            </w:r>
            <w:r w:rsidR="00D00447">
              <w:rPr>
                <w:noProof/>
                <w:webHidden/>
              </w:rPr>
              <w:instrText xml:space="preserve"> PAGEREF _Toc533976203 \h </w:instrText>
            </w:r>
            <w:r w:rsidR="00D00447">
              <w:rPr>
                <w:noProof/>
                <w:webHidden/>
              </w:rPr>
            </w:r>
            <w:r w:rsidR="00D00447">
              <w:rPr>
                <w:noProof/>
                <w:webHidden/>
              </w:rPr>
              <w:fldChar w:fldCharType="separate"/>
            </w:r>
            <w:r w:rsidR="00D00447">
              <w:rPr>
                <w:noProof/>
                <w:webHidden/>
              </w:rPr>
              <w:t>33</w:t>
            </w:r>
            <w:r w:rsidR="00D00447">
              <w:rPr>
                <w:noProof/>
                <w:webHidden/>
              </w:rPr>
              <w:fldChar w:fldCharType="end"/>
            </w:r>
          </w:hyperlink>
        </w:p>
        <w:p w14:paraId="005A5890" w14:textId="3F69AC6C" w:rsidR="00D00447" w:rsidRDefault="009E2EC0">
          <w:pPr>
            <w:pStyle w:val="TOC2"/>
            <w:tabs>
              <w:tab w:val="right" w:leader="dot" w:pos="8296"/>
            </w:tabs>
            <w:ind w:left="480"/>
            <w:rPr>
              <w:rFonts w:asciiTheme="minorHAnsi" w:eastAsiaTheme="minorEastAsia" w:hAnsiTheme="minorHAnsi" w:cstheme="minorBidi"/>
              <w:noProof/>
              <w:kern w:val="2"/>
              <w:sz w:val="21"/>
            </w:rPr>
          </w:pPr>
          <w:hyperlink w:anchor="_Toc533976204" w:history="1">
            <w:r w:rsidR="00D00447" w:rsidRPr="005C034C">
              <w:rPr>
                <w:rStyle w:val="af"/>
                <w:noProof/>
              </w:rPr>
              <w:t>4</w:t>
            </w:r>
            <w:r w:rsidR="00D00447" w:rsidRPr="005C034C">
              <w:rPr>
                <w:rStyle w:val="af"/>
                <w:noProof/>
              </w:rPr>
              <w:t>、界面展示</w:t>
            </w:r>
            <w:r w:rsidR="00D00447">
              <w:rPr>
                <w:noProof/>
                <w:webHidden/>
              </w:rPr>
              <w:tab/>
            </w:r>
            <w:r w:rsidR="00D00447">
              <w:rPr>
                <w:noProof/>
                <w:webHidden/>
              </w:rPr>
              <w:fldChar w:fldCharType="begin"/>
            </w:r>
            <w:r w:rsidR="00D00447">
              <w:rPr>
                <w:noProof/>
                <w:webHidden/>
              </w:rPr>
              <w:instrText xml:space="preserve"> PAGEREF _Toc533976204 \h </w:instrText>
            </w:r>
            <w:r w:rsidR="00D00447">
              <w:rPr>
                <w:noProof/>
                <w:webHidden/>
              </w:rPr>
            </w:r>
            <w:r w:rsidR="00D00447">
              <w:rPr>
                <w:noProof/>
                <w:webHidden/>
              </w:rPr>
              <w:fldChar w:fldCharType="separate"/>
            </w:r>
            <w:r w:rsidR="00D00447">
              <w:rPr>
                <w:noProof/>
                <w:webHidden/>
              </w:rPr>
              <w:t>34</w:t>
            </w:r>
            <w:r w:rsidR="00D00447">
              <w:rPr>
                <w:noProof/>
                <w:webHidden/>
              </w:rPr>
              <w:fldChar w:fldCharType="end"/>
            </w:r>
          </w:hyperlink>
        </w:p>
        <w:p w14:paraId="2A738D28" w14:textId="5408928F" w:rsidR="00D00447" w:rsidRDefault="00D00447">
          <w:r>
            <w:rPr>
              <w:b/>
              <w:bCs/>
              <w:lang w:val="zh-CN"/>
            </w:rPr>
            <w:fldChar w:fldCharType="end"/>
          </w:r>
        </w:p>
      </w:sdtContent>
    </w:sdt>
    <w:p w14:paraId="6BFEC34D" w14:textId="58C79EB1" w:rsidR="00241318" w:rsidRDefault="00241318"/>
    <w:p w14:paraId="7D1FCBD5" w14:textId="47DB9AEC" w:rsidR="00241318" w:rsidRDefault="00241318"/>
    <w:p w14:paraId="4ED322FB" w14:textId="5EB551A0" w:rsidR="00241318" w:rsidRDefault="00241318"/>
    <w:p w14:paraId="6D095C3C" w14:textId="023941FA" w:rsidR="00241318" w:rsidRDefault="00241318"/>
    <w:p w14:paraId="69A4C772" w14:textId="7FC798EF" w:rsidR="00241318" w:rsidRDefault="00241318"/>
    <w:p w14:paraId="274302BC" w14:textId="45CB06A1" w:rsidR="00241318" w:rsidRDefault="00241318"/>
    <w:p w14:paraId="18CA26C2" w14:textId="299B10FC" w:rsidR="00D00447" w:rsidRDefault="00D00447"/>
    <w:p w14:paraId="3CE75C87" w14:textId="3AAE38E9" w:rsidR="00D00447" w:rsidRDefault="00D00447"/>
    <w:p w14:paraId="48CA277F" w14:textId="5766B7D4" w:rsidR="00D00447" w:rsidRDefault="00D00447"/>
    <w:p w14:paraId="1AA71F2D" w14:textId="654F1346" w:rsidR="00D00447" w:rsidRDefault="00D00447"/>
    <w:p w14:paraId="25A342B1" w14:textId="6C78D6E9" w:rsidR="00D00447" w:rsidRDefault="00D00447"/>
    <w:p w14:paraId="72D9A1CD" w14:textId="77777777" w:rsidR="00D00447" w:rsidRDefault="00D00447"/>
    <w:p w14:paraId="2F443CD1" w14:textId="23EC5ACC" w:rsidR="00DE22F5" w:rsidRDefault="00D231E6" w:rsidP="00D231E6">
      <w:pPr>
        <w:pStyle w:val="1"/>
      </w:pPr>
      <w:bookmarkStart w:id="2" w:name="_Toc501272276"/>
      <w:bookmarkStart w:id="3" w:name="_Toc501295525"/>
      <w:bookmarkStart w:id="4" w:name="_Toc532080664"/>
      <w:bookmarkStart w:id="5" w:name="_Toc533976183"/>
      <w:r>
        <w:rPr>
          <w:rFonts w:hint="eastAsia"/>
        </w:rPr>
        <w:lastRenderedPageBreak/>
        <w:t>一、</w:t>
      </w:r>
      <w:r w:rsidR="00DE22F5">
        <w:rPr>
          <w:rFonts w:hint="eastAsia"/>
        </w:rPr>
        <w:t>系统概述</w:t>
      </w:r>
      <w:bookmarkEnd w:id="2"/>
      <w:bookmarkEnd w:id="3"/>
      <w:bookmarkEnd w:id="4"/>
      <w:bookmarkEnd w:id="5"/>
      <w:r w:rsidR="00DE22F5">
        <w:rPr>
          <w:rFonts w:hint="eastAsia"/>
        </w:rPr>
        <w:t xml:space="preserve"> </w:t>
      </w:r>
    </w:p>
    <w:p w14:paraId="28F0A74A"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项目原始要求：给定自然语言文档，设计一套标签，手工嵌入到需求文档中，使其成为流程式的需求。并使用机器学习方法来自动插入标签。然后根据标签来提取信息，形成结构化的需求。</w:t>
      </w:r>
    </w:p>
    <w:p w14:paraId="334E7D9A"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在此要求的基础上，明确给定的自然语言文档按照</w:t>
      </w:r>
      <w:r>
        <w:rPr>
          <w:bCs/>
          <w:kern w:val="44"/>
          <w:sz w:val="28"/>
          <w:szCs w:val="28"/>
        </w:rPr>
        <w:t>GWT</w:t>
      </w:r>
      <w:r>
        <w:rPr>
          <w:bCs/>
          <w:kern w:val="44"/>
          <w:sz w:val="28"/>
          <w:szCs w:val="28"/>
        </w:rPr>
        <w:t>形式进行描述，产生的结构化需求描述遵循</w:t>
      </w:r>
      <w:r>
        <w:rPr>
          <w:bCs/>
          <w:kern w:val="44"/>
          <w:sz w:val="28"/>
          <w:szCs w:val="28"/>
        </w:rPr>
        <w:t>RUCM</w:t>
      </w:r>
      <w:r>
        <w:rPr>
          <w:bCs/>
          <w:kern w:val="44"/>
          <w:sz w:val="28"/>
          <w:szCs w:val="28"/>
        </w:rPr>
        <w:t>格式并组成完整文档。</w:t>
      </w:r>
    </w:p>
    <w:p w14:paraId="65354DDE"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本项目立足软件需求描述方法，旨在建立一个将</w:t>
      </w:r>
      <w:r>
        <w:rPr>
          <w:bCs/>
          <w:kern w:val="44"/>
          <w:sz w:val="28"/>
          <w:szCs w:val="28"/>
        </w:rPr>
        <w:t>GWT</w:t>
      </w:r>
      <w:r>
        <w:rPr>
          <w:bCs/>
          <w:kern w:val="44"/>
          <w:sz w:val="28"/>
          <w:szCs w:val="28"/>
        </w:rPr>
        <w:t>形式描述的需求文档进行自动化处理转换为</w:t>
      </w:r>
      <w:r>
        <w:rPr>
          <w:bCs/>
          <w:kern w:val="44"/>
          <w:sz w:val="28"/>
          <w:szCs w:val="28"/>
        </w:rPr>
        <w:t>RUCM</w:t>
      </w:r>
      <w:r>
        <w:rPr>
          <w:bCs/>
          <w:kern w:val="44"/>
          <w:sz w:val="28"/>
          <w:szCs w:val="28"/>
        </w:rPr>
        <w:t>文档的实用系统。</w:t>
      </w:r>
      <w:r>
        <w:rPr>
          <w:bCs/>
          <w:kern w:val="44"/>
          <w:sz w:val="28"/>
          <w:szCs w:val="28"/>
        </w:rPr>
        <w:t>RUCM</w:t>
      </w:r>
      <w:r>
        <w:rPr>
          <w:bCs/>
          <w:kern w:val="44"/>
          <w:sz w:val="28"/>
          <w:szCs w:val="28"/>
        </w:rPr>
        <w:t>的需求描述方法相比</w:t>
      </w:r>
      <w:r>
        <w:rPr>
          <w:bCs/>
          <w:kern w:val="44"/>
          <w:sz w:val="28"/>
          <w:szCs w:val="28"/>
        </w:rPr>
        <w:t>GWT</w:t>
      </w:r>
      <w:r>
        <w:rPr>
          <w:bCs/>
          <w:kern w:val="44"/>
          <w:sz w:val="28"/>
          <w:szCs w:val="28"/>
        </w:rPr>
        <w:t>描述形式既保留了自然语言的表达能力与易懂性，又减少了表达的随意性与二义性。项目预期主要应用在软件工程的需求描述环节，在实现上要综合</w:t>
      </w:r>
      <w:r>
        <w:rPr>
          <w:bCs/>
          <w:kern w:val="44"/>
          <w:sz w:val="28"/>
          <w:szCs w:val="28"/>
        </w:rPr>
        <w:t>GWT</w:t>
      </w:r>
      <w:r>
        <w:rPr>
          <w:bCs/>
          <w:kern w:val="44"/>
          <w:sz w:val="28"/>
          <w:szCs w:val="28"/>
        </w:rPr>
        <w:t>需求文档与</w:t>
      </w:r>
      <w:r>
        <w:rPr>
          <w:bCs/>
          <w:kern w:val="44"/>
          <w:sz w:val="28"/>
          <w:szCs w:val="28"/>
        </w:rPr>
        <w:t>RUCM</w:t>
      </w:r>
      <w:r>
        <w:rPr>
          <w:bCs/>
          <w:kern w:val="44"/>
          <w:sz w:val="28"/>
          <w:szCs w:val="28"/>
        </w:rPr>
        <w:t>文档的特点设计文档标签，使用机器学习方法实现标签自动嵌入，由机器根据标签提取信息，转换成</w:t>
      </w:r>
      <w:r>
        <w:rPr>
          <w:bCs/>
          <w:kern w:val="44"/>
          <w:sz w:val="28"/>
          <w:szCs w:val="28"/>
        </w:rPr>
        <w:t>RUCM</w:t>
      </w:r>
      <w:r>
        <w:rPr>
          <w:bCs/>
          <w:kern w:val="44"/>
          <w:sz w:val="28"/>
          <w:szCs w:val="28"/>
        </w:rPr>
        <w:t>形式的需求文档。</w:t>
      </w:r>
    </w:p>
    <w:p w14:paraId="48F91E15" w14:textId="77777777" w:rsidR="00785198" w:rsidRDefault="00785198" w:rsidP="00785198">
      <w:pPr>
        <w:spacing w:line="360" w:lineRule="auto"/>
        <w:rPr>
          <w:bCs/>
          <w:kern w:val="44"/>
          <w:sz w:val="28"/>
          <w:szCs w:val="28"/>
        </w:rPr>
      </w:pPr>
      <w:r>
        <w:rPr>
          <w:rFonts w:hint="eastAsia"/>
          <w:bCs/>
          <w:kern w:val="44"/>
          <w:sz w:val="28"/>
          <w:szCs w:val="28"/>
        </w:rPr>
        <w:t>项目要求的具体条目有</w:t>
      </w:r>
    </w:p>
    <w:p w14:paraId="1803DCB4" w14:textId="77777777"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t>给定自然语言需求文档：自然语言描述的需求文档是系统的输入数据。给定的自然语言文档以</w:t>
      </w:r>
      <w:r>
        <w:rPr>
          <w:bCs/>
          <w:kern w:val="44"/>
          <w:sz w:val="28"/>
          <w:szCs w:val="28"/>
        </w:rPr>
        <w:t>GWT</w:t>
      </w:r>
      <w:r>
        <w:rPr>
          <w:bCs/>
          <w:kern w:val="44"/>
          <w:sz w:val="28"/>
          <w:szCs w:val="28"/>
        </w:rPr>
        <w:t>形式描述。在软件开发过程中，需求文档记录了需求分析和导出的结果，是对用户和系统需求的全面详细的描述，自然语言的描述方法是最直观</w:t>
      </w:r>
      <w:proofErr w:type="gramStart"/>
      <w:r>
        <w:rPr>
          <w:bCs/>
          <w:kern w:val="44"/>
          <w:sz w:val="28"/>
          <w:szCs w:val="28"/>
        </w:rPr>
        <w:t>易懂且</w:t>
      </w:r>
      <w:proofErr w:type="gramEnd"/>
      <w:r>
        <w:rPr>
          <w:bCs/>
          <w:kern w:val="44"/>
          <w:sz w:val="28"/>
          <w:szCs w:val="28"/>
        </w:rPr>
        <w:t>应用广泛的需求描述方法，但是自然语言的二义性使得这种方式有着明显的弊端，</w:t>
      </w:r>
      <w:r>
        <w:rPr>
          <w:bCs/>
          <w:kern w:val="44"/>
          <w:sz w:val="28"/>
          <w:szCs w:val="28"/>
        </w:rPr>
        <w:t>GWT</w:t>
      </w:r>
      <w:r>
        <w:rPr>
          <w:bCs/>
          <w:kern w:val="44"/>
          <w:sz w:val="28"/>
          <w:szCs w:val="28"/>
        </w:rPr>
        <w:t>格式的需求描述相比一般的自然语言描述方式准确性更高，但仍然可以转换成结构化程度更高的描述方式。</w:t>
      </w:r>
    </w:p>
    <w:p w14:paraId="6736AD65" w14:textId="7207E395"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lastRenderedPageBreak/>
        <w:t>设计一套标签：标签可以较高的层次上对需求文档的结构进行抽象，反映出软件需求的流程特性，在本项目中，需求文档标签是</w:t>
      </w:r>
      <w:r>
        <w:rPr>
          <w:bCs/>
          <w:kern w:val="44"/>
          <w:sz w:val="28"/>
          <w:szCs w:val="28"/>
        </w:rPr>
        <w:t>GWT</w:t>
      </w:r>
      <w:r>
        <w:rPr>
          <w:bCs/>
          <w:kern w:val="44"/>
          <w:sz w:val="28"/>
          <w:szCs w:val="28"/>
        </w:rPr>
        <w:t>描述与</w:t>
      </w:r>
      <w:r>
        <w:rPr>
          <w:bCs/>
          <w:kern w:val="44"/>
          <w:sz w:val="28"/>
          <w:szCs w:val="28"/>
        </w:rPr>
        <w:t>RUCM</w:t>
      </w:r>
      <w:r>
        <w:rPr>
          <w:bCs/>
          <w:kern w:val="44"/>
          <w:sz w:val="28"/>
          <w:szCs w:val="28"/>
        </w:rPr>
        <w:t>描述之间的桥梁，通过标签标注出</w:t>
      </w:r>
      <w:r>
        <w:rPr>
          <w:bCs/>
          <w:kern w:val="44"/>
          <w:sz w:val="28"/>
          <w:szCs w:val="28"/>
        </w:rPr>
        <w:t>GWT</w:t>
      </w:r>
      <w:r>
        <w:rPr>
          <w:bCs/>
          <w:kern w:val="44"/>
          <w:sz w:val="28"/>
          <w:szCs w:val="28"/>
        </w:rPr>
        <w:t>描述中与</w:t>
      </w:r>
      <w:r>
        <w:rPr>
          <w:bCs/>
          <w:kern w:val="44"/>
          <w:sz w:val="28"/>
          <w:szCs w:val="28"/>
        </w:rPr>
        <w:t>RUCM</w:t>
      </w:r>
      <w:r>
        <w:rPr>
          <w:bCs/>
          <w:kern w:val="44"/>
          <w:sz w:val="28"/>
          <w:szCs w:val="28"/>
        </w:rPr>
        <w:t>描述对应的实体与关系，在此基础上可以迅速地根据标签抽取信息产生</w:t>
      </w:r>
      <w:r>
        <w:rPr>
          <w:bCs/>
          <w:kern w:val="44"/>
          <w:sz w:val="28"/>
          <w:szCs w:val="28"/>
        </w:rPr>
        <w:t>RUCM</w:t>
      </w:r>
      <w:r>
        <w:rPr>
          <w:bCs/>
          <w:kern w:val="44"/>
          <w:sz w:val="28"/>
          <w:szCs w:val="28"/>
        </w:rPr>
        <w:t>文档。</w:t>
      </w:r>
    </w:p>
    <w:p w14:paraId="37A6EAE3" w14:textId="77777777"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t>使用机器学习方法自动插入标签</w:t>
      </w:r>
    </w:p>
    <w:p w14:paraId="198DCF39" w14:textId="33B2ACB0"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使用机器学习方法：使机器能够对自然语言描述的需求文档进行处理需要自然语言处理技术的支撑，在本项目中主要体现为自然语言的信息抽取（</w:t>
      </w:r>
      <w:r>
        <w:rPr>
          <w:bCs/>
          <w:kern w:val="44"/>
          <w:sz w:val="28"/>
          <w:szCs w:val="28"/>
        </w:rPr>
        <w:t>Information Extraction</w:t>
      </w:r>
      <w:r>
        <w:rPr>
          <w:bCs/>
          <w:kern w:val="44"/>
          <w:sz w:val="28"/>
          <w:szCs w:val="28"/>
        </w:rPr>
        <w:t>）过程，作为信息抽取的子过程，分词、标注、分块等文本处理操作都可以结合机器学习技术，通过引入机器学习方法可以得到准确性更高、灵活性更好的文档处理工具。</w:t>
      </w:r>
    </w:p>
    <w:p w14:paraId="70537F7E" w14:textId="77777777"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自动插入标签：自动插入标签是项目中应用机器学习方法的目的，通过对自然语言描述的处理，在对描述内容达到一定理解程度的基础上可以由机器自行判断文档标签的位置，特别是在在处理规模较大的文档时可以拥有高效率。</w:t>
      </w:r>
    </w:p>
    <w:p w14:paraId="4E4EF10B" w14:textId="77777777"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根据标签提取信息：标签完成了对原始的自然语言描述的结构划分，显示出了需求的流程特点。在为文档插入标签后，</w:t>
      </w:r>
      <w:r>
        <w:rPr>
          <w:bCs/>
          <w:kern w:val="44"/>
          <w:sz w:val="28"/>
          <w:szCs w:val="28"/>
        </w:rPr>
        <w:t>GWT</w:t>
      </w:r>
      <w:r>
        <w:rPr>
          <w:bCs/>
          <w:kern w:val="44"/>
          <w:sz w:val="28"/>
          <w:szCs w:val="28"/>
        </w:rPr>
        <w:t>描述中的</w:t>
      </w:r>
      <w:r>
        <w:rPr>
          <w:bCs/>
          <w:kern w:val="44"/>
          <w:sz w:val="28"/>
          <w:szCs w:val="28"/>
        </w:rPr>
        <w:t>RUCM</w:t>
      </w:r>
      <w:r>
        <w:rPr>
          <w:bCs/>
          <w:kern w:val="44"/>
          <w:sz w:val="28"/>
          <w:szCs w:val="28"/>
        </w:rPr>
        <w:t>内容被标记出来，根据标签可以快速提取出文档中对应于</w:t>
      </w:r>
      <w:r>
        <w:rPr>
          <w:bCs/>
          <w:kern w:val="44"/>
          <w:sz w:val="28"/>
          <w:szCs w:val="28"/>
        </w:rPr>
        <w:t>RUCM</w:t>
      </w:r>
      <w:r>
        <w:rPr>
          <w:bCs/>
          <w:kern w:val="44"/>
          <w:sz w:val="28"/>
          <w:szCs w:val="28"/>
        </w:rPr>
        <w:t>描述的内容。</w:t>
      </w:r>
    </w:p>
    <w:p w14:paraId="26AD7EAE" w14:textId="03D573D4" w:rsidR="00DE22F5" w:rsidRDefault="00785198" w:rsidP="00785198">
      <w:pPr>
        <w:pStyle w:val="a8"/>
        <w:ind w:firstLine="560"/>
        <w:rPr>
          <w:bCs/>
          <w:kern w:val="44"/>
          <w:sz w:val="28"/>
          <w:szCs w:val="28"/>
        </w:rPr>
      </w:pPr>
      <w:r>
        <w:rPr>
          <w:bCs/>
          <w:kern w:val="44"/>
          <w:sz w:val="28"/>
          <w:szCs w:val="28"/>
        </w:rPr>
        <w:t>形成结构化的需求：在通过标签提取出信息后，提取出的信息遵循</w:t>
      </w:r>
      <w:r>
        <w:rPr>
          <w:bCs/>
          <w:kern w:val="44"/>
          <w:sz w:val="28"/>
          <w:szCs w:val="28"/>
        </w:rPr>
        <w:t>RUCM</w:t>
      </w:r>
      <w:r>
        <w:rPr>
          <w:bCs/>
          <w:kern w:val="44"/>
          <w:sz w:val="28"/>
          <w:szCs w:val="28"/>
        </w:rPr>
        <w:t>描述格式，在此基础上，可以将信息保存为</w:t>
      </w:r>
      <w:r>
        <w:rPr>
          <w:bCs/>
          <w:kern w:val="44"/>
          <w:sz w:val="28"/>
          <w:szCs w:val="28"/>
        </w:rPr>
        <w:t>RUCM</w:t>
      </w:r>
      <w:r>
        <w:rPr>
          <w:bCs/>
          <w:kern w:val="44"/>
          <w:sz w:val="28"/>
          <w:szCs w:val="28"/>
        </w:rPr>
        <w:t>描述的需求文档，获得结构化的需求。</w:t>
      </w:r>
    </w:p>
    <w:p w14:paraId="2EC9444A" w14:textId="09A3F61E" w:rsidR="00657C68" w:rsidRDefault="00657C68" w:rsidP="00785198">
      <w:pPr>
        <w:pStyle w:val="a8"/>
        <w:ind w:firstLine="480"/>
      </w:pPr>
    </w:p>
    <w:p w14:paraId="1E8C5833" w14:textId="1172C31F" w:rsidR="00974819" w:rsidRDefault="00D231E6" w:rsidP="00D231E6">
      <w:pPr>
        <w:pStyle w:val="1"/>
      </w:pPr>
      <w:bookmarkStart w:id="6" w:name="_Toc501272277"/>
      <w:bookmarkStart w:id="7" w:name="_Toc501295526"/>
      <w:bookmarkStart w:id="8" w:name="_Toc532080665"/>
      <w:bookmarkStart w:id="9" w:name="_Toc533976184"/>
      <w:r>
        <w:rPr>
          <w:rFonts w:hint="eastAsia"/>
        </w:rPr>
        <w:t>二、</w:t>
      </w:r>
      <w:r w:rsidR="00657C68">
        <w:rPr>
          <w:rFonts w:hint="eastAsia"/>
        </w:rPr>
        <w:t>架构设</w:t>
      </w:r>
      <w:bookmarkEnd w:id="6"/>
      <w:bookmarkEnd w:id="7"/>
      <w:r w:rsidR="00D649CC">
        <w:rPr>
          <w:rFonts w:hint="eastAsia"/>
        </w:rPr>
        <w:t>计</w:t>
      </w:r>
      <w:bookmarkEnd w:id="8"/>
      <w:bookmarkEnd w:id="9"/>
    </w:p>
    <w:p w14:paraId="553241EC" w14:textId="0D04A108" w:rsidR="00D649CC" w:rsidRPr="00D649CC" w:rsidRDefault="00D649CC" w:rsidP="00D231E6">
      <w:pPr>
        <w:pStyle w:val="2"/>
      </w:pPr>
      <w:bookmarkStart w:id="10" w:name="_Toc532080666"/>
      <w:bookmarkStart w:id="11" w:name="_Toc533976185"/>
      <w:r>
        <w:t>1</w:t>
      </w:r>
      <w:r>
        <w:rPr>
          <w:rFonts w:hint="eastAsia"/>
        </w:rPr>
        <w:t>、系统架构设计</w:t>
      </w:r>
      <w:bookmarkEnd w:id="10"/>
      <w:bookmarkEnd w:id="11"/>
    </w:p>
    <w:p w14:paraId="5180CC35" w14:textId="77777777" w:rsidR="00BC550B" w:rsidRDefault="00BC550B" w:rsidP="008C597C">
      <w:bookmarkStart w:id="12" w:name="OLE_LINK1"/>
    </w:p>
    <w:bookmarkEnd w:id="12"/>
    <w:p w14:paraId="086C7FA6" w14:textId="65CB2B01" w:rsidR="008C597C" w:rsidRDefault="008C597C" w:rsidP="008C597C"/>
    <w:p w14:paraId="55023F3E" w14:textId="2A7ADD97" w:rsidR="007C304D" w:rsidRDefault="006E6F2A" w:rsidP="0071593F">
      <w:pPr>
        <w:pStyle w:val="a8"/>
        <w:ind w:firstLineChars="0" w:firstLine="0"/>
      </w:pPr>
      <w:r>
        <w:rPr>
          <w:noProof/>
        </w:rPr>
        <mc:AlternateContent>
          <mc:Choice Requires="wpg">
            <w:drawing>
              <wp:anchor distT="0" distB="0" distL="114300" distR="114300" simplePos="0" relativeHeight="251679744" behindDoc="0" locked="0" layoutInCell="1" allowOverlap="1" wp14:anchorId="6C9FB16C" wp14:editId="37A5319F">
                <wp:simplePos x="0" y="0"/>
                <wp:positionH relativeFrom="margin">
                  <wp:align>center</wp:align>
                </wp:positionH>
                <wp:positionV relativeFrom="paragraph">
                  <wp:posOffset>304165</wp:posOffset>
                </wp:positionV>
                <wp:extent cx="3987800" cy="5341620"/>
                <wp:effectExtent l="0" t="0" r="12700" b="11430"/>
                <wp:wrapTopAndBottom/>
                <wp:docPr id="7" name="组合 7"/>
                <wp:cNvGraphicFramePr/>
                <a:graphic xmlns:a="http://schemas.openxmlformats.org/drawingml/2006/main">
                  <a:graphicData uri="http://schemas.microsoft.com/office/word/2010/wordprocessingGroup">
                    <wpg:wgp>
                      <wpg:cNvGrpSpPr/>
                      <wpg:grpSpPr>
                        <a:xfrm>
                          <a:off x="0" y="0"/>
                          <a:ext cx="3987800" cy="5341620"/>
                          <a:chOff x="0" y="0"/>
                          <a:chExt cx="3987800" cy="5341620"/>
                        </a:xfrm>
                      </wpg:grpSpPr>
                      <wpg:grpSp>
                        <wpg:cNvPr id="11" name="组合 11"/>
                        <wpg:cNvGrpSpPr/>
                        <wpg:grpSpPr>
                          <a:xfrm>
                            <a:off x="0" y="0"/>
                            <a:ext cx="3987800" cy="5341620"/>
                            <a:chOff x="0" y="0"/>
                            <a:chExt cx="3987800" cy="5341620"/>
                          </a:xfrm>
                        </wpg:grpSpPr>
                        <wps:wsp>
                          <wps:cNvPr id="19" name="文本框 19"/>
                          <wps:cNvSpPr txBox="1"/>
                          <wps:spPr>
                            <a:xfrm>
                              <a:off x="238125" y="0"/>
                              <a:ext cx="3713038" cy="333955"/>
                            </a:xfrm>
                            <a:prstGeom prst="rect">
                              <a:avLst/>
                            </a:prstGeom>
                          </wps:spPr>
                          <wps:style>
                            <a:lnRef idx="2">
                              <a:schemeClr val="dk1"/>
                            </a:lnRef>
                            <a:fillRef idx="1">
                              <a:schemeClr val="lt1"/>
                            </a:fillRef>
                            <a:effectRef idx="0">
                              <a:schemeClr val="dk1"/>
                            </a:effectRef>
                            <a:fontRef idx="minor">
                              <a:schemeClr val="dk1"/>
                            </a:fontRef>
                          </wps:style>
                          <wps:txbx>
                            <w:txbxContent>
                              <w:p w14:paraId="28ADF3AD" w14:textId="77777777" w:rsidR="006E6F2A" w:rsidRDefault="006E6F2A" w:rsidP="006E6F2A">
                                <w:pPr>
                                  <w:jc w:val="center"/>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 name="文本框 20"/>
                          <wps:cNvSpPr txBox="1"/>
                          <wps:spPr>
                            <a:xfrm>
                              <a:off x="228600" y="666750"/>
                              <a:ext cx="3713038" cy="333955"/>
                            </a:xfrm>
                            <a:prstGeom prst="rect">
                              <a:avLst/>
                            </a:prstGeom>
                          </wps:spPr>
                          <wps:style>
                            <a:lnRef idx="2">
                              <a:schemeClr val="dk1"/>
                            </a:lnRef>
                            <a:fillRef idx="1">
                              <a:schemeClr val="lt1"/>
                            </a:fillRef>
                            <a:effectRef idx="0">
                              <a:schemeClr val="dk1"/>
                            </a:effectRef>
                            <a:fontRef idx="minor">
                              <a:schemeClr val="dk1"/>
                            </a:fontRef>
                          </wps:style>
                          <wps:txbx>
                            <w:txbxContent>
                              <w:p w14:paraId="5E40C84C" w14:textId="77777777" w:rsidR="006E6F2A" w:rsidRDefault="006E6F2A" w:rsidP="006E6F2A">
                                <w:pPr>
                                  <w:jc w:val="center"/>
                                </w:pPr>
                                <w:r>
                                  <w:rPr>
                                    <w:rFonts w:hint="eastAsia"/>
                                  </w:rPr>
                                  <w:t>控制层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7" name="组合 27"/>
                          <wpg:cNvGrpSpPr/>
                          <wpg:grpSpPr>
                            <a:xfrm>
                              <a:off x="2047875" y="333375"/>
                              <a:ext cx="779228" cy="326583"/>
                              <a:chOff x="0" y="0"/>
                              <a:chExt cx="779228" cy="326583"/>
                            </a:xfrm>
                          </wpg:grpSpPr>
                          <wps:wsp>
                            <wps:cNvPr id="30" name="直接箭头连接符 30"/>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文本框 31"/>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CF8F52" w14:textId="77777777" w:rsidR="006E6F2A" w:rsidRDefault="006E6F2A" w:rsidP="006E6F2A">
                                  <w:pPr>
                                    <w:rPr>
                                      <w:sz w:val="18"/>
                                    </w:rPr>
                                  </w:pPr>
                                  <w:r>
                                    <w:rPr>
                                      <w:rFonts w:hint="eastAsia"/>
                                      <w:sz w:val="18"/>
                                    </w:rPr>
                                    <w:t>接收事件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2" name="组合 32"/>
                          <wpg:cNvGrpSpPr/>
                          <wpg:grpSpPr>
                            <a:xfrm>
                              <a:off x="209550" y="1323975"/>
                              <a:ext cx="3712845" cy="1310185"/>
                              <a:chOff x="0" y="0"/>
                              <a:chExt cx="3712845" cy="1310185"/>
                            </a:xfrm>
                          </wpg:grpSpPr>
                          <wps:wsp>
                            <wps:cNvPr id="33" name="文本框 33"/>
                            <wps:cNvSpPr txBox="1"/>
                            <wps:spPr>
                              <a:xfrm>
                                <a:off x="0" y="0"/>
                                <a:ext cx="3712845" cy="1310185"/>
                              </a:xfrm>
                              <a:prstGeom prst="rect">
                                <a:avLst/>
                              </a:prstGeom>
                            </wps:spPr>
                            <wps:style>
                              <a:lnRef idx="2">
                                <a:schemeClr val="dk1"/>
                              </a:lnRef>
                              <a:fillRef idx="1">
                                <a:schemeClr val="lt1"/>
                              </a:fillRef>
                              <a:effectRef idx="0">
                                <a:schemeClr val="dk1"/>
                              </a:effectRef>
                              <a:fontRef idx="minor">
                                <a:schemeClr val="dk1"/>
                              </a:fontRef>
                            </wps:style>
                            <wps:txbx>
                              <w:txbxContent>
                                <w:p w14:paraId="5CB01670" w14:textId="77777777" w:rsidR="006E6F2A" w:rsidRDefault="006E6F2A" w:rsidP="006E6F2A">
                                  <w:pPr>
                                    <w:jc w:val="center"/>
                                  </w:pPr>
                                  <w:r>
                                    <w:rPr>
                                      <w:rFonts w:hint="eastAsia"/>
                                    </w:rPr>
                                    <w:t>响应层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文本框 34"/>
                            <wps:cNvSpPr txBox="1"/>
                            <wps:spPr>
                              <a:xfrm>
                                <a:off x="342900" y="285750"/>
                                <a:ext cx="119189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0FF3B8BB" w14:textId="77777777" w:rsidR="006E6F2A" w:rsidRDefault="006E6F2A" w:rsidP="006E6F2A">
                                  <w:pPr>
                                    <w:jc w:val="center"/>
                                  </w:pPr>
                                  <w:r>
                                    <w:rPr>
                                      <w:rFonts w:hint="eastAsia"/>
                                    </w:rPr>
                                    <w:t>GWT</w:t>
                                  </w:r>
                                  <w:r>
                                    <w:t>导入器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文本框 35"/>
                            <wps:cNvSpPr txBox="1"/>
                            <wps:spPr>
                              <a:xfrm>
                                <a:off x="2171700" y="28575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4071C7C0" w14:textId="77777777" w:rsidR="006E6F2A" w:rsidRDefault="006E6F2A" w:rsidP="006E6F2A">
                                  <w:pPr>
                                    <w:jc w:val="center"/>
                                  </w:pPr>
                                  <w:r>
                                    <w:rPr>
                                      <w:rFonts w:hint="eastAsia"/>
                                    </w:rPr>
                                    <w:t>领域背景导入器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文本框 36"/>
                            <wps:cNvSpPr txBox="1"/>
                            <wps:spPr>
                              <a:xfrm>
                                <a:off x="1168717" y="819150"/>
                                <a:ext cx="1301628"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78FC660" w14:textId="77777777" w:rsidR="006E6F2A" w:rsidRDefault="006E6F2A" w:rsidP="006E6F2A">
                                  <w:pPr>
                                    <w:jc w:val="center"/>
                                  </w:pPr>
                                  <w:r>
                                    <w:t>RUCM Generator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7" name="组合 37"/>
                          <wpg:cNvGrpSpPr/>
                          <wpg:grpSpPr>
                            <a:xfrm>
                              <a:off x="2047875" y="1000125"/>
                              <a:ext cx="779228" cy="326583"/>
                              <a:chOff x="0" y="0"/>
                              <a:chExt cx="779228" cy="326583"/>
                            </a:xfrm>
                          </wpg:grpSpPr>
                          <wps:wsp>
                            <wps:cNvPr id="38" name="直接箭头连接符 38"/>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文本框 39"/>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F18C90" w14:textId="77777777" w:rsidR="006E6F2A" w:rsidRDefault="006E6F2A" w:rsidP="006E6F2A">
                                  <w:pPr>
                                    <w:rPr>
                                      <w:sz w:val="18"/>
                                    </w:rPr>
                                  </w:pPr>
                                  <w:r>
                                    <w:rPr>
                                      <w:rFonts w:hint="eastAsia"/>
                                      <w:sz w:val="18"/>
                                    </w:rPr>
                                    <w:t>响应事件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0" name="组合 40"/>
                          <wpg:cNvGrpSpPr/>
                          <wpg:grpSpPr>
                            <a:xfrm>
                              <a:off x="2409825" y="2647950"/>
                              <a:ext cx="779145" cy="326390"/>
                              <a:chOff x="0" y="0"/>
                              <a:chExt cx="779228" cy="326583"/>
                            </a:xfrm>
                          </wpg:grpSpPr>
                          <wps:wsp>
                            <wps:cNvPr id="41" name="直接箭头连接符 41"/>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文本框 42"/>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65F5C8" w14:textId="77777777" w:rsidR="006E6F2A" w:rsidRDefault="006E6F2A" w:rsidP="006E6F2A">
                                  <w:pPr>
                                    <w:rPr>
                                      <w:sz w:val="18"/>
                                    </w:rPr>
                                  </w:pPr>
                                  <w:r>
                                    <w:rPr>
                                      <w:rFonts w:hint="eastAsia"/>
                                      <w:sz w:val="18"/>
                                    </w:rPr>
                                    <w:t>获取支持</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3" name="组合 43"/>
                          <wpg:cNvGrpSpPr/>
                          <wpg:grpSpPr>
                            <a:xfrm>
                              <a:off x="2409825" y="3752850"/>
                              <a:ext cx="779145" cy="326390"/>
                              <a:chOff x="0" y="0"/>
                              <a:chExt cx="779228" cy="326583"/>
                            </a:xfrm>
                          </wpg:grpSpPr>
                          <wps:wsp>
                            <wps:cNvPr id="44" name="直接箭头连接符 44"/>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文本框 45"/>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63374C" w14:textId="77777777" w:rsidR="006E6F2A" w:rsidRDefault="006E6F2A" w:rsidP="006E6F2A">
                                  <w:pPr>
                                    <w:rPr>
                                      <w:sz w:val="18"/>
                                    </w:rPr>
                                  </w:pPr>
                                  <w:r>
                                    <w:rPr>
                                      <w:rFonts w:hint="eastAsia"/>
                                      <w:sz w:val="18"/>
                                    </w:rPr>
                                    <w:t>调用数据</w:t>
                                  </w:r>
                                </w:p>
                                <w:p w14:paraId="1A4D2592" w14:textId="77777777" w:rsidR="006E6F2A" w:rsidRDefault="006E6F2A" w:rsidP="006E6F2A"/>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6" name="组合 46"/>
                          <wpg:cNvGrpSpPr/>
                          <wpg:grpSpPr>
                            <a:xfrm>
                              <a:off x="209540" y="4086225"/>
                              <a:ext cx="3778260" cy="1255395"/>
                              <a:chOff x="-10" y="-345440"/>
                              <a:chExt cx="3778260" cy="1255395"/>
                            </a:xfrm>
                          </wpg:grpSpPr>
                          <wps:wsp>
                            <wps:cNvPr id="47" name="文本框 47"/>
                            <wps:cNvSpPr txBox="1"/>
                            <wps:spPr>
                              <a:xfrm>
                                <a:off x="-10" y="-345440"/>
                                <a:ext cx="3778260" cy="1255395"/>
                              </a:xfrm>
                              <a:prstGeom prst="rect">
                                <a:avLst/>
                              </a:prstGeom>
                            </wps:spPr>
                            <wps:style>
                              <a:lnRef idx="2">
                                <a:schemeClr val="dk1"/>
                              </a:lnRef>
                              <a:fillRef idx="1">
                                <a:schemeClr val="lt1"/>
                              </a:fillRef>
                              <a:effectRef idx="0">
                                <a:schemeClr val="dk1"/>
                              </a:effectRef>
                              <a:fontRef idx="minor">
                                <a:schemeClr val="dk1"/>
                              </a:fontRef>
                            </wps:style>
                            <wps:txbx>
                              <w:txbxContent>
                                <w:p w14:paraId="4E9F89B8" w14:textId="77777777" w:rsidR="006E6F2A" w:rsidRDefault="006E6F2A" w:rsidP="006E6F2A">
                                  <w:pPr>
                                    <w:jc w:val="center"/>
                                  </w:pPr>
                                  <w:r>
                                    <w:rPr>
                                      <w:rFonts w:hint="eastAsia"/>
                                    </w:rPr>
                                    <w:t>数据支持层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48" name="组合 48"/>
                            <wpg:cNvGrpSpPr/>
                            <wpg:grpSpPr>
                              <a:xfrm>
                                <a:off x="57150" y="280035"/>
                                <a:ext cx="3684463" cy="558800"/>
                                <a:chOff x="1933575" y="-1520190"/>
                                <a:chExt cx="3684463" cy="558800"/>
                              </a:xfrm>
                            </wpg:grpSpPr>
                            <wps:wsp>
                              <wps:cNvPr id="49" name="文本框 49"/>
                              <wps:cNvSpPr txBox="1"/>
                              <wps:spPr>
                                <a:xfrm>
                                  <a:off x="1933575" y="-1494790"/>
                                  <a:ext cx="113665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34A1A899" w14:textId="77777777" w:rsidR="006E6F2A" w:rsidRDefault="006E6F2A" w:rsidP="006E6F2A">
                                    <w:pPr>
                                      <w:jc w:val="center"/>
                                    </w:pPr>
                                    <w:r>
                                      <w:rPr>
                                        <w:rFonts w:hint="eastAsia"/>
                                      </w:rPr>
                                      <w:t>领域背景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0" name="文本框 50"/>
                              <wps:cNvSpPr txBox="1"/>
                              <wps:spPr>
                                <a:xfrm>
                                  <a:off x="3165768" y="-1294765"/>
                                  <a:ext cx="115855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4A8CD48D" w14:textId="77777777" w:rsidR="006E6F2A" w:rsidRDefault="006E6F2A" w:rsidP="006E6F2A">
                                    <w:pPr>
                                      <w:jc w:val="center"/>
                                    </w:pPr>
                                    <w:r>
                                      <w:rPr>
                                        <w:rFonts w:hint="eastAsia"/>
                                      </w:rPr>
                                      <w:t>Taged</w:t>
                                    </w:r>
                                    <w:r>
                                      <w:t>GWT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1" name="文本框 51"/>
                              <wps:cNvSpPr txBox="1"/>
                              <wps:spPr>
                                <a:xfrm>
                                  <a:off x="4417888" y="-152019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1C517B2" w14:textId="77777777" w:rsidR="006E6F2A" w:rsidRDefault="006E6F2A" w:rsidP="006E6F2A">
                                    <w:pPr>
                                      <w:jc w:val="center"/>
                                    </w:pPr>
                                    <w:r>
                                      <w:rPr>
                                        <w:rFonts w:hint="eastAsia"/>
                                      </w:rPr>
                                      <w:t>GWT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cNvPr id="52" name="组合 52"/>
                          <wpg:cNvGrpSpPr/>
                          <wpg:grpSpPr>
                            <a:xfrm>
                              <a:off x="0" y="2638425"/>
                              <a:ext cx="779145" cy="1443355"/>
                              <a:chOff x="0" y="0"/>
                              <a:chExt cx="779145" cy="1443355"/>
                            </a:xfrm>
                          </wpg:grpSpPr>
                          <wps:wsp>
                            <wps:cNvPr id="54" name="直接箭头连接符 31"/>
                            <wps:cNvCnPr/>
                            <wps:spPr>
                              <a:xfrm>
                                <a:off x="581025" y="0"/>
                                <a:ext cx="0" cy="1443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文本框 32"/>
                            <wps:cNvSpPr txBox="1"/>
                            <wps:spPr>
                              <a:xfrm>
                                <a:off x="0" y="495300"/>
                                <a:ext cx="779145"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A0FD76" w14:textId="77777777" w:rsidR="006E6F2A" w:rsidRDefault="006E6F2A" w:rsidP="006E6F2A">
                                  <w:pPr>
                                    <w:rPr>
                                      <w:sz w:val="18"/>
                                    </w:rPr>
                                  </w:pPr>
                                  <w:r>
                                    <w:rPr>
                                      <w:rFonts w:hint="eastAsia"/>
                                      <w:sz w:val="18"/>
                                    </w:rPr>
                                    <w:t>调用数据</w:t>
                                  </w:r>
                                </w:p>
                                <w:p w14:paraId="5C284918" w14:textId="77777777" w:rsidR="006E6F2A" w:rsidRDefault="006E6F2A" w:rsidP="006E6F2A"/>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7" name="组合 57"/>
                          <wpg:cNvGrpSpPr/>
                          <wpg:grpSpPr>
                            <a:xfrm>
                              <a:off x="981075" y="2971800"/>
                              <a:ext cx="2954760" cy="802640"/>
                              <a:chOff x="0" y="0"/>
                              <a:chExt cx="2954760" cy="802640"/>
                            </a:xfrm>
                          </wpg:grpSpPr>
                          <wps:wsp>
                            <wps:cNvPr id="58" name="文本框 58"/>
                            <wps:cNvSpPr txBox="1"/>
                            <wps:spPr>
                              <a:xfrm>
                                <a:off x="0" y="0"/>
                                <a:ext cx="2954760" cy="802640"/>
                              </a:xfrm>
                              <a:prstGeom prst="rect">
                                <a:avLst/>
                              </a:prstGeom>
                            </wps:spPr>
                            <wps:style>
                              <a:lnRef idx="2">
                                <a:schemeClr val="dk1"/>
                              </a:lnRef>
                              <a:fillRef idx="1">
                                <a:schemeClr val="lt1"/>
                              </a:fillRef>
                              <a:effectRef idx="0">
                                <a:schemeClr val="dk1"/>
                              </a:effectRef>
                              <a:fontRef idx="minor">
                                <a:schemeClr val="dk1"/>
                              </a:fontRef>
                            </wps:style>
                            <wps:txbx>
                              <w:txbxContent>
                                <w:p w14:paraId="737F443F" w14:textId="77777777" w:rsidR="006E6F2A" w:rsidRDefault="006E6F2A" w:rsidP="006E6F2A">
                                  <w:pPr>
                                    <w:jc w:val="center"/>
                                  </w:pPr>
                                  <w:r>
                                    <w:rPr>
                                      <w:rFonts w:hint="eastAsia"/>
                                    </w:rPr>
                                    <w:t>功能支持层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9" name="文本框 59"/>
                            <wps:cNvSpPr txBox="1"/>
                            <wps:spPr>
                              <a:xfrm>
                                <a:off x="1581150" y="295275"/>
                                <a:ext cx="1200785" cy="334010"/>
                              </a:xfrm>
                              <a:prstGeom prst="rect">
                                <a:avLst/>
                              </a:prstGeom>
                            </wps:spPr>
                            <wps:style>
                              <a:lnRef idx="2">
                                <a:schemeClr val="dk1"/>
                              </a:lnRef>
                              <a:fillRef idx="1">
                                <a:schemeClr val="lt1"/>
                              </a:fillRef>
                              <a:effectRef idx="0">
                                <a:schemeClr val="dk1"/>
                              </a:effectRef>
                              <a:fontRef idx="minor">
                                <a:schemeClr val="dk1"/>
                              </a:fontRef>
                            </wps:style>
                            <wps:txbx>
                              <w:txbxContent>
                                <w:p w14:paraId="23B0FCA0" w14:textId="77777777" w:rsidR="006E6F2A" w:rsidRDefault="006E6F2A" w:rsidP="006E6F2A">
                                  <w:pPr>
                                    <w:jc w:val="center"/>
                                  </w:pPr>
                                  <w:r>
                                    <w:rPr>
                                      <w:rFonts w:hint="eastAsia"/>
                                    </w:rPr>
                                    <w:t>自然语言处理器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171450" y="295275"/>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1DD312DC" w14:textId="77777777" w:rsidR="006E6F2A" w:rsidRDefault="006E6F2A" w:rsidP="006E6F2A">
                                  <w:pPr>
                                    <w:jc w:val="center"/>
                                  </w:pPr>
                                  <w:r>
                                    <w:t>中间</w:t>
                                  </w:r>
                                  <w:r>
                                    <w:rPr>
                                      <w:rFonts w:hint="eastAsia"/>
                                    </w:rPr>
                                    <w:t>标签生成器</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61" name="文本框 61"/>
                        <wps:cNvSpPr txBox="1"/>
                        <wps:spPr>
                          <a:xfrm>
                            <a:off x="1495425" y="4476750"/>
                            <a:ext cx="115855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723777C5" w14:textId="77777777" w:rsidR="006E6F2A" w:rsidRDefault="006E6F2A" w:rsidP="006E6F2A">
                              <w:pPr>
                                <w:jc w:val="center"/>
                              </w:pPr>
                              <w:r>
                                <w:t>RUCM</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6C9FB16C" id="组合 7" o:spid="_x0000_s1026" style="position:absolute;left:0;text-align:left;margin-left:0;margin-top:23.95pt;width:314pt;height:420.6pt;z-index:251679744;mso-position-horizontal:center;mso-position-horizontal-relative:margin" coordsize="39878,5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">
                <v:group id="组合 11" o:spid="_x0000_s1027" style="position:absolute;width:39878;height:53416" coordsize="39878,5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202" coordsize="21600,21600" o:spt="202" path="m,l,21600r21600,l21600,xe">
                    <v:stroke joinstyle="miter"/>
                    <v:path gradientshapeok="t" o:connecttype="rect"/>
                  </v:shapetype>
                  <v:shape id="文本框 19" o:spid="_x0000_s1028" type="#_x0000_t202" style="position:absolute;left:2381;width:37130;height:3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" fillcolor="white [3201]" strokecolor="black [3200]" strokeweight="1pt">
                    <v:textbox>
                      <w:txbxContent>
                        <w:p w14:paraId="28ADF3AD" w14:textId="77777777" w:rsidR="006E6F2A" w:rsidRDefault="006E6F2A" w:rsidP="006E6F2A">
                          <w:pPr>
                            <w:jc w:val="center"/>
                          </w:pPr>
                          <w:r>
                            <w:rPr>
                              <w:rFonts w:hint="eastAsia"/>
                            </w:rPr>
                            <w:t>展示层</w:t>
                          </w:r>
                        </w:p>
                      </w:txbxContent>
                    </v:textbox>
                  </v:shape>
                  <v:shape id="文本框 20" o:spid="_x0000_s1029" type="#_x0000_t202" style="position:absolute;left:2286;top:6667;width:3713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" fillcolor="white [3201]" strokecolor="black [3200]" strokeweight="1pt">
                    <v:textbox>
                      <w:txbxContent>
                        <w:p w14:paraId="5E40C84C" w14:textId="77777777" w:rsidR="006E6F2A" w:rsidRDefault="006E6F2A" w:rsidP="006E6F2A">
                          <w:pPr>
                            <w:jc w:val="center"/>
                          </w:pPr>
                          <w:r>
                            <w:rPr>
                              <w:rFonts w:hint="eastAsia"/>
                            </w:rPr>
                            <w:t>控制层</w:t>
                          </w:r>
                        </w:p>
                      </w:txbxContent>
                    </v:textbox>
                  </v:shape>
                  <v:group id="组合 27" o:spid="_x0000_s1030" style="position:absolute;left:20478;top:3333;width:7793;height:3266"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32" coordsize="21600,21600" o:spt="32" o:oned="t" path="m,l21600,21600e" filled="f">
                      <v:path arrowok="t" fillok="f" o:connecttype="none"/>
                      <o:lock v:ext="edit" shapetype="t"/>
                    </v:shapetype>
                    <v:shape id="直接箭头连接符 30" o:spid="_x0000_s1031"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文本框 31" o:spid="_x0000_s1032"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9CF8F52" w14:textId="77777777" w:rsidR="006E6F2A" w:rsidRDefault="006E6F2A" w:rsidP="006E6F2A">
                            <w:pPr>
                              <w:rPr>
                                <w:sz w:val="18"/>
                              </w:rPr>
                            </w:pPr>
                            <w:r>
                              <w:rPr>
                                <w:rFonts w:hint="eastAsia"/>
                                <w:sz w:val="18"/>
                              </w:rPr>
                              <w:t>接收事件</w:t>
                            </w:r>
                          </w:p>
                        </w:txbxContent>
                      </v:textbox>
                    </v:shape>
                  </v:group>
                  <v:group id="组合 32" o:spid="_x0000_s1033" style="position:absolute;left:2095;top:13239;width:37128;height:13102" coordsize="37128,1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文本框 33" o:spid="_x0000_s1034" type="#_x0000_t202" style="position:absolute;width:37128;height:1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" fillcolor="white [3201]" strokecolor="black [3200]" strokeweight="1pt">
                      <v:textbox>
                        <w:txbxContent>
                          <w:p w14:paraId="5CB01670" w14:textId="77777777" w:rsidR="006E6F2A" w:rsidRDefault="006E6F2A" w:rsidP="006E6F2A">
                            <w:pPr>
                              <w:jc w:val="center"/>
                            </w:pPr>
                            <w:r>
                              <w:rPr>
                                <w:rFonts w:hint="eastAsia"/>
                              </w:rPr>
                              <w:t>响应层</w:t>
                            </w:r>
                          </w:p>
                        </w:txbxContent>
                      </v:textbox>
                    </v:shape>
                    <v:shape id="文本框 34" o:spid="_x0000_s1035" type="#_x0000_t202" style="position:absolute;left:3429;top:2857;width:11918;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" fillcolor="white [3201]" strokecolor="black [3200]" strokeweight="1pt">
                      <v:textbox>
                        <w:txbxContent>
                          <w:p w14:paraId="0FF3B8BB" w14:textId="77777777" w:rsidR="006E6F2A" w:rsidRDefault="006E6F2A" w:rsidP="006E6F2A">
                            <w:pPr>
                              <w:jc w:val="center"/>
                            </w:pPr>
                            <w:r>
                              <w:rPr>
                                <w:rFonts w:hint="eastAsia"/>
                              </w:rPr>
                              <w:t>GWT</w:t>
                            </w:r>
                            <w:r>
                              <w:t>导入器</w:t>
                            </w:r>
                          </w:p>
                        </w:txbxContent>
                      </v:textbox>
                    </v:shape>
                    <v:shape id="文本框 35" o:spid="_x0000_s1036" type="#_x0000_t202" style="position:absolute;left:21717;top:2857;width:12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" fillcolor="white [3201]" strokecolor="black [3200]" strokeweight="1pt">
                      <v:textbox>
                        <w:txbxContent>
                          <w:p w14:paraId="4071C7C0" w14:textId="77777777" w:rsidR="006E6F2A" w:rsidRDefault="006E6F2A" w:rsidP="006E6F2A">
                            <w:pPr>
                              <w:jc w:val="center"/>
                            </w:pPr>
                            <w:r>
                              <w:rPr>
                                <w:rFonts w:hint="eastAsia"/>
                              </w:rPr>
                              <w:t>领域背景导入器</w:t>
                            </w:r>
                          </w:p>
                        </w:txbxContent>
                      </v:textbox>
                    </v:shape>
                    <v:shape id="文本框 36" o:spid="_x0000_s1037" type="#_x0000_t202" style="position:absolute;left:11687;top:8191;width:1301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" fillcolor="white [3201]" strokecolor="black [3200]" strokeweight="1pt">
                      <v:textbox>
                        <w:txbxContent>
                          <w:p w14:paraId="378FC660" w14:textId="77777777" w:rsidR="006E6F2A" w:rsidRDefault="006E6F2A" w:rsidP="006E6F2A">
                            <w:pPr>
                              <w:jc w:val="center"/>
                            </w:pPr>
                            <w:r>
                              <w:t>RUCM Generator</w:t>
                            </w:r>
                          </w:p>
                        </w:txbxContent>
                      </v:textbox>
                    </v:shape>
                  </v:group>
                  <v:group id="组合 37" o:spid="_x0000_s1038" style="position:absolute;left:20478;top:10001;width:7793;height:3266"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直接箭头连接符 38" o:spid="_x0000_s1039"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shape id="文本框 39" o:spid="_x0000_s1040"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7CF18C90" w14:textId="77777777" w:rsidR="006E6F2A" w:rsidRDefault="006E6F2A" w:rsidP="006E6F2A">
                            <w:pPr>
                              <w:rPr>
                                <w:sz w:val="18"/>
                              </w:rPr>
                            </w:pPr>
                            <w:r>
                              <w:rPr>
                                <w:rFonts w:hint="eastAsia"/>
                                <w:sz w:val="18"/>
                              </w:rPr>
                              <w:t>响应事件</w:t>
                            </w:r>
                          </w:p>
                        </w:txbxContent>
                      </v:textbox>
                    </v:shape>
                  </v:group>
                  <v:group id="组合 40" o:spid="_x0000_s1041" style="position:absolute;left:24098;top:26479;width:7791;height:3264"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直接箭头连接符 41" o:spid="_x0000_s1042"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文本框 42" o:spid="_x0000_s1043"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7C65F5C8" w14:textId="77777777" w:rsidR="006E6F2A" w:rsidRDefault="006E6F2A" w:rsidP="006E6F2A">
                            <w:pPr>
                              <w:rPr>
                                <w:sz w:val="18"/>
                              </w:rPr>
                            </w:pPr>
                            <w:r>
                              <w:rPr>
                                <w:rFonts w:hint="eastAsia"/>
                                <w:sz w:val="18"/>
                              </w:rPr>
                              <w:t>获取支持</w:t>
                            </w:r>
                          </w:p>
                        </w:txbxContent>
                      </v:textbox>
                    </v:shape>
                  </v:group>
                  <v:group id="组合 43" o:spid="_x0000_s1044" style="position:absolute;left:24098;top:37528;width:7791;height:3264"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直接箭头连接符 44" o:spid="_x0000_s1045"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文本框 45" o:spid="_x0000_s1046"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1563374C" w14:textId="77777777" w:rsidR="006E6F2A" w:rsidRDefault="006E6F2A" w:rsidP="006E6F2A">
                            <w:pPr>
                              <w:rPr>
                                <w:sz w:val="18"/>
                              </w:rPr>
                            </w:pPr>
                            <w:r>
                              <w:rPr>
                                <w:rFonts w:hint="eastAsia"/>
                                <w:sz w:val="18"/>
                              </w:rPr>
                              <w:t>调用数据</w:t>
                            </w:r>
                          </w:p>
                          <w:p w14:paraId="1A4D2592" w14:textId="77777777" w:rsidR="006E6F2A" w:rsidRDefault="006E6F2A" w:rsidP="006E6F2A"/>
                        </w:txbxContent>
                      </v:textbox>
                    </v:shape>
                  </v:group>
                  <v:group id="组合 46" o:spid="_x0000_s1047" style="position:absolute;left:2095;top:40862;width:37783;height:12554" coordorigin=",-3454" coordsize="37782,1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文本框 47" o:spid="_x0000_s1048" type="#_x0000_t202" style="position:absolute;top:-3454;width:37782;height:1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" fillcolor="white [3201]" strokecolor="black [3200]" strokeweight="1pt">
                      <v:textbox>
                        <w:txbxContent>
                          <w:p w14:paraId="4E9F89B8" w14:textId="77777777" w:rsidR="006E6F2A" w:rsidRDefault="006E6F2A" w:rsidP="006E6F2A">
                            <w:pPr>
                              <w:jc w:val="center"/>
                            </w:pPr>
                            <w:r>
                              <w:rPr>
                                <w:rFonts w:hint="eastAsia"/>
                              </w:rPr>
                              <w:t>数据支持层</w:t>
                            </w:r>
                          </w:p>
                        </w:txbxContent>
                      </v:textbox>
                    </v:shape>
                    <v:group id="组合 48" o:spid="_x0000_s1049" style="position:absolute;left:571;top:2800;width:36845;height:5588" coordorigin="19335,-15201" coordsize="36844,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文本框 49" o:spid="_x0000_s1050" type="#_x0000_t202" style="position:absolute;left:19335;top:-14947;width:1136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" fillcolor="white [3201]" strokecolor="black [3200]" strokeweight="1pt">
                        <v:textbox>
                          <w:txbxContent>
                            <w:p w14:paraId="34A1A899" w14:textId="77777777" w:rsidR="006E6F2A" w:rsidRDefault="006E6F2A" w:rsidP="006E6F2A">
                              <w:pPr>
                                <w:jc w:val="center"/>
                              </w:pPr>
                              <w:r>
                                <w:rPr>
                                  <w:rFonts w:hint="eastAsia"/>
                                </w:rPr>
                                <w:t>领域背景</w:t>
                              </w:r>
                            </w:p>
                          </w:txbxContent>
                        </v:textbox>
                      </v:shape>
                      <v:shape id="文本框 50" o:spid="_x0000_s1051" type="#_x0000_t202" style="position:absolute;left:31657;top:-12947;width:1158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" fillcolor="white [3201]" strokecolor="black [3200]" strokeweight="1pt">
                        <v:textbox>
                          <w:txbxContent>
                            <w:p w14:paraId="4A8CD48D" w14:textId="77777777" w:rsidR="006E6F2A" w:rsidRDefault="006E6F2A" w:rsidP="006E6F2A">
                              <w:pPr>
                                <w:jc w:val="center"/>
                              </w:pPr>
                              <w:r>
                                <w:rPr>
                                  <w:rFonts w:hint="eastAsia"/>
                                </w:rPr>
                                <w:t>Taged</w:t>
                              </w:r>
                              <w:r>
                                <w:t>GWT</w:t>
                              </w:r>
                            </w:p>
                          </w:txbxContent>
                        </v:textbox>
                      </v:shape>
                      <v:shape id="文本框 51" o:spid="_x0000_s1052" type="#_x0000_t202" style="position:absolute;left:44178;top:-15201;width:12002;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" fillcolor="white [3201]" strokecolor="black [3200]" strokeweight="1pt">
                        <v:textbox>
                          <w:txbxContent>
                            <w:p w14:paraId="31C517B2" w14:textId="77777777" w:rsidR="006E6F2A" w:rsidRDefault="006E6F2A" w:rsidP="006E6F2A">
                              <w:pPr>
                                <w:jc w:val="center"/>
                              </w:pPr>
                              <w:r>
                                <w:rPr>
                                  <w:rFonts w:hint="eastAsia"/>
                                </w:rPr>
                                <w:t>GWT</w:t>
                              </w:r>
                            </w:p>
                          </w:txbxContent>
                        </v:textbox>
                      </v:shape>
                    </v:group>
                  </v:group>
                  <v:group id="组合 52" o:spid="_x0000_s1053" style="position:absolute;top:26384;width:7791;height:14433" coordsize="7791,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直接箭头连接符 31" o:spid="_x0000_s1054" type="#_x0000_t32" style="position:absolute;left:5810;width:0;height:14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文本框 32" o:spid="_x0000_s1055" type="#_x0000_t202" style="position:absolute;top:4953;width:7791;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15A0FD76" w14:textId="77777777" w:rsidR="006E6F2A" w:rsidRDefault="006E6F2A" w:rsidP="006E6F2A">
                            <w:pPr>
                              <w:rPr>
                                <w:sz w:val="18"/>
                              </w:rPr>
                            </w:pPr>
                            <w:r>
                              <w:rPr>
                                <w:rFonts w:hint="eastAsia"/>
                                <w:sz w:val="18"/>
                              </w:rPr>
                              <w:t>调用数据</w:t>
                            </w:r>
                          </w:p>
                          <w:p w14:paraId="5C284918" w14:textId="77777777" w:rsidR="006E6F2A" w:rsidRDefault="006E6F2A" w:rsidP="006E6F2A"/>
                        </w:txbxContent>
                      </v:textbox>
                    </v:shape>
                  </v:group>
                  <v:group id="组合 57" o:spid="_x0000_s1056" style="position:absolute;left:9810;top:29718;width:29548;height:8026" coordsize="29547,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文本框 58" o:spid="_x0000_s1057" type="#_x0000_t202" style="position:absolute;width:29547;height:8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" fillcolor="white [3201]" strokecolor="black [3200]" strokeweight="1pt">
                      <v:textbox>
                        <w:txbxContent>
                          <w:p w14:paraId="737F443F" w14:textId="77777777" w:rsidR="006E6F2A" w:rsidRDefault="006E6F2A" w:rsidP="006E6F2A">
                            <w:pPr>
                              <w:jc w:val="center"/>
                            </w:pPr>
                            <w:r>
                              <w:rPr>
                                <w:rFonts w:hint="eastAsia"/>
                              </w:rPr>
                              <w:t>功能支持层</w:t>
                            </w:r>
                          </w:p>
                        </w:txbxContent>
                      </v:textbox>
                    </v:shape>
                    <v:shape id="文本框 59" o:spid="_x0000_s1058" type="#_x0000_t202" style="position:absolute;left:15811;top:2952;width:1200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" fillcolor="white [3201]" strokecolor="black [3200]" strokeweight="1pt">
                      <v:textbox>
                        <w:txbxContent>
                          <w:p w14:paraId="23B0FCA0" w14:textId="77777777" w:rsidR="006E6F2A" w:rsidRDefault="006E6F2A" w:rsidP="006E6F2A">
                            <w:pPr>
                              <w:jc w:val="center"/>
                            </w:pPr>
                            <w:r>
                              <w:rPr>
                                <w:rFonts w:hint="eastAsia"/>
                              </w:rPr>
                              <w:t>自然语言处理器</w:t>
                            </w:r>
                          </w:p>
                        </w:txbxContent>
                      </v:textbox>
                    </v:shape>
                    <v:shape id="文本框 60" o:spid="_x0000_s1059" type="#_x0000_t202" style="position:absolute;left:1714;top:2952;width:1200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" fillcolor="white [3201]" strokecolor="black [3200]" strokeweight="1pt">
                      <v:textbox>
                        <w:txbxContent>
                          <w:p w14:paraId="1DD312DC" w14:textId="77777777" w:rsidR="006E6F2A" w:rsidRDefault="006E6F2A" w:rsidP="006E6F2A">
                            <w:pPr>
                              <w:jc w:val="center"/>
                            </w:pPr>
                            <w:r>
                              <w:t>中间</w:t>
                            </w:r>
                            <w:r>
                              <w:rPr>
                                <w:rFonts w:hint="eastAsia"/>
                              </w:rPr>
                              <w:t>标签生成器</w:t>
                            </w:r>
                          </w:p>
                        </w:txbxContent>
                      </v:textbox>
                    </v:shape>
                  </v:group>
                </v:group>
                <v:shape id="文本框 61" o:spid="_x0000_s1060" type="#_x0000_t202" style="position:absolute;left:14954;top:44767;width:1158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" fillcolor="white [3201]" strokecolor="black [3200]" strokeweight="1pt">
                  <v:textbox>
                    <w:txbxContent>
                      <w:p w14:paraId="723777C5" w14:textId="77777777" w:rsidR="006E6F2A" w:rsidRDefault="006E6F2A" w:rsidP="006E6F2A">
                        <w:pPr>
                          <w:jc w:val="center"/>
                        </w:pPr>
                        <w:r>
                          <w:t>RUCM</w:t>
                        </w:r>
                      </w:p>
                    </w:txbxContent>
                  </v:textbox>
                </v:shape>
                <w10:wrap type="topAndBottom" anchorx="margin"/>
              </v:group>
            </w:pict>
          </mc:Fallback>
        </mc:AlternateContent>
      </w:r>
    </w:p>
    <w:p w14:paraId="4CBC3F60" w14:textId="4A89FB4F" w:rsidR="008C597C" w:rsidRDefault="008C597C" w:rsidP="0071593F">
      <w:pPr>
        <w:pStyle w:val="a8"/>
        <w:ind w:firstLineChars="0"/>
      </w:pPr>
    </w:p>
    <w:p w14:paraId="20A16FB4" w14:textId="6C47216F" w:rsidR="008C597C" w:rsidRDefault="008C597C" w:rsidP="0071593F">
      <w:pPr>
        <w:pStyle w:val="a8"/>
        <w:ind w:firstLineChars="0"/>
      </w:pPr>
    </w:p>
    <w:p w14:paraId="7FDA7F61" w14:textId="7C55A758" w:rsidR="008C597C" w:rsidRDefault="008C597C" w:rsidP="0071593F">
      <w:pPr>
        <w:pStyle w:val="a8"/>
        <w:ind w:firstLineChars="0"/>
      </w:pPr>
    </w:p>
    <w:p w14:paraId="7D01C597" w14:textId="48061DFA" w:rsidR="008C597C" w:rsidRDefault="008C597C" w:rsidP="0071593F">
      <w:pPr>
        <w:pStyle w:val="a8"/>
        <w:ind w:firstLineChars="0"/>
      </w:pPr>
    </w:p>
    <w:p w14:paraId="0CDF5AF2" w14:textId="77777777" w:rsidR="008C597C" w:rsidRDefault="008C597C" w:rsidP="006E6F2A">
      <w:pPr>
        <w:pStyle w:val="a8"/>
        <w:ind w:firstLineChars="0" w:firstLine="0"/>
      </w:pPr>
    </w:p>
    <w:p w14:paraId="09B9063C" w14:textId="68BFB401"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展示层：用于显示界面用于用户操作和查看</w:t>
      </w:r>
    </w:p>
    <w:p w14:paraId="1A30D3BC"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控制层：接收展示层所产生的事件，并调用相应操作</w:t>
      </w:r>
    </w:p>
    <w:p w14:paraId="5E37A604"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响应层：真正用于响应事件的实现</w:t>
      </w:r>
    </w:p>
    <w:p w14:paraId="17E8D5AD" w14:textId="59EED372"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功能支持层：提供支持用于响应层中组件实现响应</w:t>
      </w:r>
    </w:p>
    <w:p w14:paraId="5A5A08BD"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数据支持层：存储数据</w:t>
      </w:r>
    </w:p>
    <w:p w14:paraId="0645523F" w14:textId="2C7100CC" w:rsidR="000A6BD0" w:rsidRDefault="000A6BD0" w:rsidP="00D649CC">
      <w:pPr>
        <w:pStyle w:val="a8"/>
        <w:ind w:firstLineChars="0" w:firstLine="0"/>
      </w:pPr>
    </w:p>
    <w:p w14:paraId="063857A6" w14:textId="3A871DFF" w:rsidR="000A6BD0" w:rsidRDefault="000A6BD0" w:rsidP="00657C68">
      <w:pPr>
        <w:pStyle w:val="a8"/>
        <w:ind w:firstLineChars="0"/>
      </w:pPr>
    </w:p>
    <w:p w14:paraId="428EEF7B" w14:textId="77777777" w:rsidR="00D649CC" w:rsidRDefault="00D649CC" w:rsidP="00542DF8">
      <w:pPr>
        <w:pStyle w:val="a8"/>
        <w:ind w:firstLineChars="83" w:firstLine="199"/>
      </w:pPr>
    </w:p>
    <w:p w14:paraId="32090A4E" w14:textId="1FDD14CD" w:rsidR="00D649CC" w:rsidRDefault="00D649CC" w:rsidP="00542DF8">
      <w:pPr>
        <w:pStyle w:val="a8"/>
        <w:ind w:firstLineChars="83" w:firstLine="199"/>
      </w:pPr>
    </w:p>
    <w:p w14:paraId="5EFE6ADA" w14:textId="7AAC7EBE" w:rsidR="00D649CC" w:rsidRDefault="00D649CC" w:rsidP="00D231E6">
      <w:pPr>
        <w:pStyle w:val="2"/>
      </w:pPr>
      <w:bookmarkStart w:id="13" w:name="_Toc532080667"/>
      <w:bookmarkStart w:id="14" w:name="_Toc533976186"/>
      <w:r>
        <w:rPr>
          <w:rFonts w:hint="eastAsia"/>
        </w:rPr>
        <w:t>2、类图主要类功能介绍</w:t>
      </w:r>
      <w:bookmarkEnd w:id="13"/>
      <w:bookmarkEnd w:id="14"/>
    </w:p>
    <w:p w14:paraId="5882F52A" w14:textId="6173E08D" w:rsidR="004636B3" w:rsidRPr="00A270CD" w:rsidRDefault="005C0C85" w:rsidP="00A270CD">
      <w:pPr>
        <w:spacing w:line="360" w:lineRule="auto"/>
        <w:ind w:firstLineChars="200" w:firstLine="480"/>
        <w:rPr>
          <w:bCs/>
          <w:kern w:val="44"/>
          <w:sz w:val="28"/>
          <w:szCs w:val="28"/>
        </w:rPr>
      </w:pPr>
      <w:r>
        <w:rPr>
          <w:noProof/>
        </w:rPr>
        <w:drawing>
          <wp:inline distT="0" distB="0" distL="0" distR="0" wp14:anchorId="5F89AEB4" wp14:editId="1C986DF4">
            <wp:extent cx="5010150" cy="3642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0150" cy="3642360"/>
                    </a:xfrm>
                    <a:prstGeom prst="rect">
                      <a:avLst/>
                    </a:prstGeom>
                    <a:noFill/>
                    <a:ln>
                      <a:noFill/>
                    </a:ln>
                  </pic:spPr>
                </pic:pic>
              </a:graphicData>
            </a:graphic>
          </wp:inline>
        </w:drawing>
      </w:r>
    </w:p>
    <w:p w14:paraId="2CA58878" w14:textId="65712DC5" w:rsidR="003D7AD2" w:rsidRDefault="003D7AD2" w:rsidP="00542DF8">
      <w:pPr>
        <w:pStyle w:val="a8"/>
        <w:ind w:firstLineChars="83" w:firstLine="199"/>
      </w:pPr>
    </w:p>
    <w:p w14:paraId="3A840B9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Controller：负责相应外部事件，产生相应动作，负责调用</w:t>
      </w:r>
      <w:r w:rsidRPr="00D069CB">
        <w:rPr>
          <w:bCs/>
          <w:kern w:val="44"/>
          <w:sz w:val="28"/>
          <w:szCs w:val="28"/>
        </w:rPr>
        <w:t>RUCM Generator::</w:t>
      </w:r>
      <w:proofErr w:type="spellStart"/>
      <w:r w:rsidRPr="00D069CB">
        <w:rPr>
          <w:bCs/>
          <w:kern w:val="44"/>
          <w:sz w:val="28"/>
          <w:szCs w:val="28"/>
        </w:rPr>
        <w:t>generateRUCMs</w:t>
      </w:r>
      <w:proofErr w:type="spellEnd"/>
      <w:r w:rsidRPr="00D069CB">
        <w:rPr>
          <w:bCs/>
          <w:kern w:val="44"/>
          <w:sz w:val="28"/>
          <w:szCs w:val="28"/>
        </w:rPr>
        <w:t>()</w:t>
      </w:r>
      <w:r w:rsidRPr="00D069CB">
        <w:rPr>
          <w:rFonts w:hint="eastAsia"/>
          <w:bCs/>
          <w:kern w:val="44"/>
          <w:sz w:val="28"/>
          <w:szCs w:val="28"/>
        </w:rPr>
        <w:t>，领域背景导入器:</w:t>
      </w:r>
      <w:r w:rsidRPr="00D069CB">
        <w:rPr>
          <w:bCs/>
          <w:kern w:val="44"/>
          <w:sz w:val="28"/>
          <w:szCs w:val="28"/>
        </w:rPr>
        <w:t>:</w:t>
      </w:r>
      <w:r w:rsidRPr="00D069CB">
        <w:rPr>
          <w:rFonts w:hint="eastAsia"/>
          <w:bCs/>
          <w:kern w:val="44"/>
          <w:sz w:val="28"/>
          <w:szCs w:val="28"/>
        </w:rPr>
        <w:t>领</w:t>
      </w:r>
      <w:r w:rsidRPr="00D069CB">
        <w:rPr>
          <w:rFonts w:hint="eastAsia"/>
          <w:bCs/>
          <w:kern w:val="44"/>
          <w:sz w:val="28"/>
          <w:szCs w:val="28"/>
        </w:rPr>
        <w:lastRenderedPageBreak/>
        <w:t>域背景信息导入(</w:t>
      </w:r>
      <w:r w:rsidRPr="00D069CB">
        <w:rPr>
          <w:bCs/>
          <w:kern w:val="44"/>
          <w:sz w:val="28"/>
          <w:szCs w:val="28"/>
        </w:rPr>
        <w:t>)</w:t>
      </w:r>
      <w:r w:rsidRPr="00D069CB">
        <w:rPr>
          <w:rFonts w:hint="eastAsia"/>
          <w:bCs/>
          <w:kern w:val="44"/>
          <w:sz w:val="28"/>
          <w:szCs w:val="28"/>
        </w:rPr>
        <w:t>，GWT导入器:</w:t>
      </w:r>
      <w:r w:rsidRPr="00D069CB">
        <w:rPr>
          <w:bCs/>
          <w:kern w:val="44"/>
          <w:sz w:val="28"/>
          <w:szCs w:val="28"/>
        </w:rPr>
        <w:t>:</w:t>
      </w:r>
      <w:r w:rsidRPr="00D069CB">
        <w:rPr>
          <w:rFonts w:hint="eastAsia"/>
          <w:bCs/>
          <w:kern w:val="44"/>
          <w:sz w:val="28"/>
          <w:szCs w:val="28"/>
        </w:rPr>
        <w:t>导入GWT。</w:t>
      </w:r>
    </w:p>
    <w:p w14:paraId="76BD6DB4"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RUCM</w:t>
      </w:r>
      <w:r w:rsidRPr="00D069CB">
        <w:rPr>
          <w:bCs/>
          <w:kern w:val="44"/>
          <w:sz w:val="28"/>
          <w:szCs w:val="28"/>
        </w:rPr>
        <w:t xml:space="preserve"> </w:t>
      </w:r>
      <w:r w:rsidRPr="00D069CB">
        <w:rPr>
          <w:rFonts w:hint="eastAsia"/>
          <w:bCs/>
          <w:kern w:val="44"/>
          <w:sz w:val="28"/>
          <w:szCs w:val="28"/>
        </w:rPr>
        <w:t>Generator：提供将GWT转化为RUCM的接口。</w:t>
      </w:r>
    </w:p>
    <w:p w14:paraId="5C268807" w14:textId="7B5A55B4"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BackgroundImporter</w:t>
      </w:r>
      <w:proofErr w:type="spellEnd"/>
      <w:r w:rsidR="004636B3" w:rsidRPr="00D069CB">
        <w:rPr>
          <w:rFonts w:hint="eastAsia"/>
          <w:bCs/>
          <w:kern w:val="44"/>
          <w:sz w:val="28"/>
          <w:szCs w:val="28"/>
        </w:rPr>
        <w:t>：提供导入领域背景的接口，</w:t>
      </w:r>
      <w:proofErr w:type="gramStart"/>
      <w:r w:rsidR="004636B3" w:rsidRPr="00D069CB">
        <w:rPr>
          <w:rFonts w:hint="eastAsia"/>
          <w:bCs/>
          <w:kern w:val="44"/>
          <w:sz w:val="28"/>
          <w:szCs w:val="28"/>
        </w:rPr>
        <w:t>将领域</w:t>
      </w:r>
      <w:proofErr w:type="gramEnd"/>
      <w:r w:rsidR="004636B3" w:rsidRPr="00D069CB">
        <w:rPr>
          <w:rFonts w:hint="eastAsia"/>
          <w:bCs/>
          <w:kern w:val="44"/>
          <w:sz w:val="28"/>
          <w:szCs w:val="28"/>
        </w:rPr>
        <w:t>背景信息结构化存储。</w:t>
      </w:r>
    </w:p>
    <w:p w14:paraId="4D3D5546" w14:textId="1BB88B3F"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GWTImporter</w:t>
      </w:r>
      <w:proofErr w:type="spellEnd"/>
      <w:r w:rsidR="004636B3" w:rsidRPr="00D069CB">
        <w:rPr>
          <w:rFonts w:hint="eastAsia"/>
          <w:bCs/>
          <w:kern w:val="44"/>
          <w:sz w:val="28"/>
          <w:szCs w:val="28"/>
        </w:rPr>
        <w:t>：提供导入GWT的接口，将输入文档中的GWT文档，按照GWT类进行存储。</w:t>
      </w:r>
    </w:p>
    <w:p w14:paraId="44FD4B60" w14:textId="5200153F"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NLPExecutor</w:t>
      </w:r>
      <w:proofErr w:type="spellEnd"/>
      <w:r w:rsidR="004636B3" w:rsidRPr="00D069CB">
        <w:rPr>
          <w:rFonts w:hint="eastAsia"/>
          <w:bCs/>
          <w:kern w:val="44"/>
          <w:sz w:val="28"/>
          <w:szCs w:val="28"/>
        </w:rPr>
        <w:t>：提供自然语言处理的一系列操作的接口，现在均为public为了使调用方便。但是在未来确认了自然语言处理器和RUCM</w:t>
      </w:r>
      <w:r w:rsidR="004636B3" w:rsidRPr="00D069CB">
        <w:rPr>
          <w:bCs/>
          <w:kern w:val="44"/>
          <w:sz w:val="28"/>
          <w:szCs w:val="28"/>
        </w:rPr>
        <w:t xml:space="preserve"> </w:t>
      </w:r>
      <w:r w:rsidR="004636B3" w:rsidRPr="00D069CB">
        <w:rPr>
          <w:rFonts w:hint="eastAsia"/>
          <w:bCs/>
          <w:kern w:val="44"/>
          <w:sz w:val="28"/>
          <w:szCs w:val="28"/>
        </w:rPr>
        <w:t>Generator所使用的方法之后，可以进一步进行封装。</w:t>
      </w:r>
    </w:p>
    <w:p w14:paraId="1FCF262C" w14:textId="5A3F0D33" w:rsidR="004636B3" w:rsidRPr="003F2FBD" w:rsidRDefault="00542DF8" w:rsidP="003F2FBD">
      <w:pPr>
        <w:pStyle w:val="ab"/>
        <w:numPr>
          <w:ilvl w:val="2"/>
          <w:numId w:val="25"/>
        </w:numPr>
        <w:spacing w:line="360" w:lineRule="auto"/>
        <w:ind w:firstLineChars="0"/>
        <w:rPr>
          <w:bCs/>
          <w:kern w:val="44"/>
          <w:sz w:val="28"/>
          <w:szCs w:val="28"/>
        </w:rPr>
      </w:pPr>
      <w:proofErr w:type="spellStart"/>
      <w:r w:rsidRPr="00D069CB">
        <w:rPr>
          <w:bCs/>
          <w:kern w:val="44"/>
          <w:sz w:val="28"/>
          <w:szCs w:val="28"/>
        </w:rPr>
        <w:t>LableGenerator</w:t>
      </w:r>
      <w:proofErr w:type="spellEnd"/>
      <w:r w:rsidR="004636B3" w:rsidRPr="00D069CB">
        <w:rPr>
          <w:rFonts w:hint="eastAsia"/>
          <w:bCs/>
          <w:kern w:val="44"/>
          <w:sz w:val="28"/>
          <w:szCs w:val="28"/>
        </w:rPr>
        <w:t>：将GWT转化为</w:t>
      </w:r>
      <w:proofErr w:type="spellStart"/>
      <w:r w:rsidR="004636B3" w:rsidRPr="00D069CB">
        <w:rPr>
          <w:rFonts w:hint="eastAsia"/>
          <w:bCs/>
          <w:kern w:val="44"/>
          <w:sz w:val="28"/>
          <w:szCs w:val="28"/>
        </w:rPr>
        <w:t>TagedGWT</w:t>
      </w:r>
      <w:proofErr w:type="spellEnd"/>
      <w:r w:rsidR="004636B3" w:rsidRPr="00D069CB">
        <w:rPr>
          <w:rFonts w:hint="eastAsia"/>
          <w:bCs/>
          <w:kern w:val="44"/>
          <w:sz w:val="28"/>
          <w:szCs w:val="28"/>
        </w:rPr>
        <w:t>，便于接下来的完全转化过程。</w:t>
      </w:r>
    </w:p>
    <w:p w14:paraId="68F820A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bCs/>
          <w:kern w:val="44"/>
          <w:sz w:val="28"/>
          <w:szCs w:val="28"/>
        </w:rPr>
        <w:t>I</w:t>
      </w:r>
      <w:r w:rsidRPr="00D069CB">
        <w:rPr>
          <w:rFonts w:hint="eastAsia"/>
          <w:bCs/>
          <w:kern w:val="44"/>
          <w:sz w:val="28"/>
          <w:szCs w:val="28"/>
        </w:rPr>
        <w:t>d：独一的表示出GWT中的语句。</w:t>
      </w:r>
    </w:p>
    <w:p w14:paraId="12098920"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Type：Feature、Given、When、Then的二级级标签。</w:t>
      </w:r>
    </w:p>
    <w:p w14:paraId="12DE5E0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Content：例：Given中的一行。或Feature中的一段话。</w:t>
      </w:r>
    </w:p>
    <w:p w14:paraId="77C9FE5E" w14:textId="77777777" w:rsidR="004636B3" w:rsidRPr="00D069CB" w:rsidRDefault="004636B3" w:rsidP="00D069CB">
      <w:pPr>
        <w:pStyle w:val="ab"/>
        <w:numPr>
          <w:ilvl w:val="2"/>
          <w:numId w:val="25"/>
        </w:numPr>
        <w:spacing w:line="360" w:lineRule="auto"/>
        <w:ind w:firstLineChars="0"/>
        <w:rPr>
          <w:bCs/>
          <w:kern w:val="44"/>
          <w:sz w:val="28"/>
          <w:szCs w:val="28"/>
        </w:rPr>
      </w:pPr>
      <w:proofErr w:type="spellStart"/>
      <w:r w:rsidRPr="00D069CB">
        <w:rPr>
          <w:rFonts w:hint="eastAsia"/>
          <w:bCs/>
          <w:kern w:val="44"/>
          <w:sz w:val="28"/>
          <w:szCs w:val="28"/>
        </w:rPr>
        <w:t>TagedGWT</w:t>
      </w:r>
      <w:proofErr w:type="spellEnd"/>
      <w:r w:rsidRPr="00D069CB">
        <w:rPr>
          <w:rFonts w:hint="eastAsia"/>
          <w:bCs/>
          <w:kern w:val="44"/>
          <w:sz w:val="28"/>
          <w:szCs w:val="28"/>
        </w:rPr>
        <w:t>：添加标签后的GWT。在GWT的基础，添加GWT之间的关系，确定自身所在的Flow类型。每个GWT由Scenario进行表示，存储id和与当前GWT相关的condition的id。</w:t>
      </w:r>
    </w:p>
    <w:p w14:paraId="1B305576" w14:textId="77777777" w:rsidR="004636B3" w:rsidRPr="00D069CB" w:rsidRDefault="004636B3" w:rsidP="00D069CB">
      <w:pPr>
        <w:pStyle w:val="ab"/>
        <w:numPr>
          <w:ilvl w:val="2"/>
          <w:numId w:val="25"/>
        </w:numPr>
        <w:spacing w:line="360" w:lineRule="auto"/>
        <w:ind w:firstLineChars="0"/>
        <w:rPr>
          <w:bCs/>
          <w:kern w:val="44"/>
          <w:sz w:val="28"/>
          <w:szCs w:val="28"/>
        </w:rPr>
      </w:pPr>
      <w:proofErr w:type="spellStart"/>
      <w:r w:rsidRPr="00D069CB">
        <w:rPr>
          <w:rFonts w:hint="eastAsia"/>
          <w:bCs/>
          <w:kern w:val="44"/>
          <w:sz w:val="28"/>
          <w:szCs w:val="28"/>
        </w:rPr>
        <w:t>TagedSentence</w:t>
      </w:r>
      <w:proofErr w:type="spellEnd"/>
      <w:r w:rsidRPr="00D069CB">
        <w:rPr>
          <w:rFonts w:hint="eastAsia"/>
          <w:bCs/>
          <w:kern w:val="44"/>
          <w:sz w:val="28"/>
          <w:szCs w:val="28"/>
        </w:rPr>
        <w:t>：</w:t>
      </w:r>
      <w:proofErr w:type="spellStart"/>
      <w:r w:rsidRPr="00D069CB">
        <w:rPr>
          <w:rFonts w:hint="eastAsia"/>
          <w:bCs/>
          <w:kern w:val="44"/>
          <w:sz w:val="28"/>
          <w:szCs w:val="28"/>
        </w:rPr>
        <w:t>TagedGWT</w:t>
      </w:r>
      <w:proofErr w:type="spellEnd"/>
      <w:r w:rsidRPr="00D069CB">
        <w:rPr>
          <w:rFonts w:hint="eastAsia"/>
          <w:bCs/>
          <w:kern w:val="44"/>
          <w:sz w:val="28"/>
          <w:szCs w:val="28"/>
        </w:rPr>
        <w:t>中的Sentence会变为</w:t>
      </w:r>
      <w:proofErr w:type="spellStart"/>
      <w:r w:rsidRPr="00D069CB">
        <w:rPr>
          <w:rFonts w:hint="eastAsia"/>
          <w:bCs/>
          <w:kern w:val="44"/>
          <w:sz w:val="28"/>
          <w:szCs w:val="28"/>
        </w:rPr>
        <w:t>TagedScence</w:t>
      </w:r>
      <w:proofErr w:type="spellEnd"/>
      <w:r w:rsidRPr="00D069CB">
        <w:rPr>
          <w:rFonts w:hint="eastAsia"/>
          <w:bCs/>
          <w:kern w:val="44"/>
          <w:sz w:val="28"/>
          <w:szCs w:val="28"/>
        </w:rPr>
        <w:t>。该类除了GWT本身的内容意外，还存储二级标签下的三级标签以及句子之间的关系。</w:t>
      </w:r>
    </w:p>
    <w:p w14:paraId="284B4658" w14:textId="4E5E5280"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lastRenderedPageBreak/>
        <w:t>Association：句子之间的关系，首先需要由另一个句子的id，另外存储关系的类型，比如两句意思相同，或两句意思相反等。</w:t>
      </w:r>
    </w:p>
    <w:p w14:paraId="40112BF2" w14:textId="4A997E46" w:rsidR="004636B3" w:rsidRPr="004636B3" w:rsidRDefault="00D649CC" w:rsidP="00D231E6">
      <w:pPr>
        <w:pStyle w:val="2"/>
      </w:pPr>
      <w:bookmarkStart w:id="15" w:name="_Toc532080668"/>
      <w:bookmarkStart w:id="16" w:name="_Toc533976187"/>
      <w:r>
        <w:rPr>
          <w:rFonts w:hint="eastAsia"/>
        </w:rPr>
        <w:t>3、</w:t>
      </w:r>
      <w:r w:rsidR="00F73BF6">
        <w:rPr>
          <w:rFonts w:hint="eastAsia"/>
        </w:rPr>
        <w:t>组件图及相应组件层对应类图分析</w:t>
      </w:r>
      <w:bookmarkEnd w:id="15"/>
      <w:bookmarkEnd w:id="16"/>
    </w:p>
    <w:p w14:paraId="55388D68" w14:textId="2516B4C3" w:rsidR="004636B3" w:rsidRDefault="006E6F2A" w:rsidP="00B51417">
      <w:pPr>
        <w:pStyle w:val="a8"/>
        <w:ind w:firstLine="480"/>
        <w:jc w:val="center"/>
      </w:pPr>
      <w:r>
        <w:rPr>
          <w:noProof/>
        </w:rPr>
        <w:drawing>
          <wp:inline distT="0" distB="0" distL="0" distR="0" wp14:anchorId="732168E4" wp14:editId="0142918F">
            <wp:extent cx="5274310" cy="315468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54680"/>
                    </a:xfrm>
                    <a:prstGeom prst="rect">
                      <a:avLst/>
                    </a:prstGeom>
                  </pic:spPr>
                </pic:pic>
              </a:graphicData>
            </a:graphic>
          </wp:inline>
        </w:drawing>
      </w:r>
    </w:p>
    <w:p w14:paraId="5CA01583" w14:textId="77777777" w:rsidR="006A4596" w:rsidRDefault="006A4596" w:rsidP="00B51417">
      <w:pPr>
        <w:pStyle w:val="a8"/>
        <w:ind w:firstLine="480"/>
        <w:jc w:val="center"/>
      </w:pPr>
    </w:p>
    <w:p w14:paraId="58619DE0" w14:textId="518A305D" w:rsidR="00F73BF6" w:rsidRDefault="00F73BF6" w:rsidP="00F73BF6">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系统分为展示层、控制层、响应层、</w:t>
      </w:r>
      <w:r w:rsidR="00FE5721" w:rsidRPr="00D069CB">
        <w:rPr>
          <w:rFonts w:asciiTheme="minorHAnsi" w:eastAsiaTheme="minorEastAsia" w:hAnsiTheme="minorHAnsi" w:cstheme="minorBidi" w:hint="eastAsia"/>
          <w:bCs/>
          <w:kern w:val="44"/>
          <w:sz w:val="28"/>
          <w:szCs w:val="28"/>
        </w:rPr>
        <w:t>功能支持层、数据层，</w:t>
      </w:r>
      <w:r w:rsidR="00A03150">
        <w:rPr>
          <w:rFonts w:asciiTheme="minorHAnsi" w:eastAsiaTheme="minorEastAsia" w:hAnsiTheme="minorHAnsi" w:cstheme="minorBidi" w:hint="eastAsia"/>
          <w:bCs/>
          <w:kern w:val="44"/>
          <w:sz w:val="28"/>
          <w:szCs w:val="28"/>
        </w:rPr>
        <w:t>其中每个</w:t>
      </w:r>
      <w:r w:rsidR="00FE5721" w:rsidRPr="00D069CB">
        <w:rPr>
          <w:rFonts w:asciiTheme="minorHAnsi" w:eastAsiaTheme="minorEastAsia" w:hAnsiTheme="minorHAnsi" w:cstheme="minorBidi" w:hint="eastAsia"/>
          <w:bCs/>
          <w:kern w:val="44"/>
          <w:sz w:val="28"/>
          <w:szCs w:val="28"/>
        </w:rPr>
        <w:t>结构层对应着不同</w:t>
      </w:r>
      <w:r w:rsidR="00A03150">
        <w:rPr>
          <w:rFonts w:asciiTheme="minorHAnsi" w:eastAsiaTheme="minorEastAsia" w:hAnsiTheme="minorHAnsi" w:cstheme="minorBidi" w:hint="eastAsia"/>
          <w:bCs/>
          <w:kern w:val="44"/>
          <w:sz w:val="28"/>
          <w:szCs w:val="28"/>
        </w:rPr>
        <w:t>部分</w:t>
      </w:r>
      <w:r w:rsidR="00FE5721" w:rsidRPr="00D069CB">
        <w:rPr>
          <w:rFonts w:asciiTheme="minorHAnsi" w:eastAsiaTheme="minorEastAsia" w:hAnsiTheme="minorHAnsi" w:cstheme="minorBidi" w:hint="eastAsia"/>
          <w:bCs/>
          <w:kern w:val="44"/>
          <w:sz w:val="28"/>
          <w:szCs w:val="28"/>
        </w:rPr>
        <w:t>的类图，展示层中收到前端的输入，控制</w:t>
      </w:r>
      <w:proofErr w:type="gramStart"/>
      <w:r w:rsidR="00FE5721" w:rsidRPr="00D069CB">
        <w:rPr>
          <w:rFonts w:asciiTheme="minorHAnsi" w:eastAsiaTheme="minorEastAsia" w:hAnsiTheme="minorHAnsi" w:cstheme="minorBidi" w:hint="eastAsia"/>
          <w:bCs/>
          <w:kern w:val="44"/>
          <w:sz w:val="28"/>
          <w:szCs w:val="28"/>
        </w:rPr>
        <w:t>层收到</w:t>
      </w:r>
      <w:proofErr w:type="gramEnd"/>
      <w:r w:rsidR="00FE5721" w:rsidRPr="00D069CB">
        <w:rPr>
          <w:rFonts w:asciiTheme="minorHAnsi" w:eastAsiaTheme="minorEastAsia" w:hAnsiTheme="minorHAnsi" w:cstheme="minorBidi" w:hint="eastAsia"/>
          <w:bCs/>
          <w:kern w:val="44"/>
          <w:sz w:val="28"/>
          <w:szCs w:val="28"/>
        </w:rPr>
        <w:t>相应信息，并调用相应的操作，响应</w:t>
      </w:r>
      <w:proofErr w:type="gramStart"/>
      <w:r w:rsidR="00FE5721" w:rsidRPr="00D069CB">
        <w:rPr>
          <w:rFonts w:asciiTheme="minorHAnsi" w:eastAsiaTheme="minorEastAsia" w:hAnsiTheme="minorHAnsi" w:cstheme="minorBidi" w:hint="eastAsia"/>
          <w:bCs/>
          <w:kern w:val="44"/>
          <w:sz w:val="28"/>
          <w:szCs w:val="28"/>
        </w:rPr>
        <w:t>层真</w:t>
      </w:r>
      <w:proofErr w:type="gramEnd"/>
      <w:r w:rsidR="00FE5721" w:rsidRPr="00D069CB">
        <w:rPr>
          <w:rFonts w:asciiTheme="minorHAnsi" w:eastAsiaTheme="minorEastAsia" w:hAnsiTheme="minorHAnsi" w:cstheme="minorBidi" w:hint="eastAsia"/>
          <w:bCs/>
          <w:kern w:val="44"/>
          <w:sz w:val="28"/>
          <w:szCs w:val="28"/>
        </w:rPr>
        <w:t>正用于响应事件的实现，功能支持层对应着中间标签生成器和自然语言处理器用于提供支持用于响应层中组件</w:t>
      </w:r>
      <w:r w:rsidR="004E3B48" w:rsidRPr="00D069CB">
        <w:rPr>
          <w:rFonts w:asciiTheme="minorHAnsi" w:eastAsiaTheme="minorEastAsia" w:hAnsiTheme="minorHAnsi" w:cstheme="minorBidi" w:hint="eastAsia"/>
          <w:bCs/>
          <w:kern w:val="44"/>
          <w:sz w:val="28"/>
          <w:szCs w:val="28"/>
        </w:rPr>
        <w:t>实现响应；在</w:t>
      </w:r>
      <w:proofErr w:type="gramStart"/>
      <w:r w:rsidR="004E3B48" w:rsidRPr="00D069CB">
        <w:rPr>
          <w:rFonts w:asciiTheme="minorHAnsi" w:eastAsiaTheme="minorEastAsia" w:hAnsiTheme="minorHAnsi" w:cstheme="minorBidi" w:hint="eastAsia"/>
          <w:bCs/>
          <w:kern w:val="44"/>
          <w:sz w:val="28"/>
          <w:szCs w:val="28"/>
        </w:rPr>
        <w:t>最内部</w:t>
      </w:r>
      <w:proofErr w:type="gramEnd"/>
      <w:r w:rsidR="004E3B48" w:rsidRPr="00D069CB">
        <w:rPr>
          <w:rFonts w:asciiTheme="minorHAnsi" w:eastAsiaTheme="minorEastAsia" w:hAnsiTheme="minorHAnsi" w:cstheme="minorBidi" w:hint="eastAsia"/>
          <w:bCs/>
          <w:kern w:val="44"/>
          <w:sz w:val="28"/>
          <w:szCs w:val="28"/>
        </w:rPr>
        <w:t>的数据支持层中对应</w:t>
      </w:r>
      <w:proofErr w:type="gramStart"/>
      <w:r w:rsidR="004E3B48" w:rsidRPr="00D069CB">
        <w:rPr>
          <w:rFonts w:asciiTheme="minorHAnsi" w:eastAsiaTheme="minorEastAsia" w:hAnsiTheme="minorHAnsi" w:cstheme="minorBidi" w:hint="eastAsia"/>
          <w:bCs/>
          <w:kern w:val="44"/>
          <w:sz w:val="28"/>
          <w:szCs w:val="28"/>
        </w:rPr>
        <w:t>着领</w:t>
      </w:r>
      <w:proofErr w:type="gramEnd"/>
      <w:r w:rsidR="004E3B48" w:rsidRPr="00D069CB">
        <w:rPr>
          <w:rFonts w:asciiTheme="minorHAnsi" w:eastAsiaTheme="minorEastAsia" w:hAnsiTheme="minorHAnsi" w:cstheme="minorBidi" w:hint="eastAsia"/>
          <w:bCs/>
          <w:kern w:val="44"/>
          <w:sz w:val="28"/>
          <w:szCs w:val="28"/>
        </w:rPr>
        <w:t>域背景、</w:t>
      </w:r>
      <w:proofErr w:type="spellStart"/>
      <w:r w:rsidR="004E3B48" w:rsidRPr="00D069CB">
        <w:rPr>
          <w:rFonts w:asciiTheme="minorHAnsi" w:eastAsiaTheme="minorEastAsia" w:hAnsiTheme="minorHAnsi" w:cstheme="minorBidi" w:hint="eastAsia"/>
          <w:bCs/>
          <w:kern w:val="44"/>
          <w:sz w:val="28"/>
          <w:szCs w:val="28"/>
        </w:rPr>
        <w:t>Taged</w:t>
      </w:r>
      <w:r w:rsidR="004E3B48" w:rsidRPr="00D069CB">
        <w:rPr>
          <w:rFonts w:asciiTheme="minorHAnsi" w:eastAsiaTheme="minorEastAsia" w:hAnsiTheme="minorHAnsi" w:cstheme="minorBidi"/>
          <w:bCs/>
          <w:kern w:val="44"/>
          <w:sz w:val="28"/>
          <w:szCs w:val="28"/>
        </w:rPr>
        <w:t>GWT</w:t>
      </w:r>
      <w:proofErr w:type="spellEnd"/>
      <w:r w:rsidR="004E3B48" w:rsidRPr="00D069CB">
        <w:rPr>
          <w:rFonts w:asciiTheme="minorHAnsi" w:eastAsiaTheme="minorEastAsia" w:hAnsiTheme="minorHAnsi" w:cstheme="minorBidi" w:hint="eastAsia"/>
          <w:bCs/>
          <w:kern w:val="44"/>
          <w:sz w:val="28"/>
          <w:szCs w:val="28"/>
        </w:rPr>
        <w:t>、G</w:t>
      </w:r>
      <w:r w:rsidR="004E3B48" w:rsidRPr="00D069CB">
        <w:rPr>
          <w:rFonts w:asciiTheme="minorHAnsi" w:eastAsiaTheme="minorEastAsia" w:hAnsiTheme="minorHAnsi" w:cstheme="minorBidi"/>
          <w:bCs/>
          <w:kern w:val="44"/>
          <w:sz w:val="28"/>
          <w:szCs w:val="28"/>
        </w:rPr>
        <w:t>WT</w:t>
      </w:r>
      <w:r w:rsidR="00A03150">
        <w:rPr>
          <w:rFonts w:asciiTheme="minorHAnsi" w:eastAsiaTheme="minorEastAsia" w:hAnsiTheme="minorHAnsi" w:cstheme="minorBidi" w:hint="eastAsia"/>
          <w:bCs/>
          <w:kern w:val="44"/>
          <w:sz w:val="28"/>
          <w:szCs w:val="28"/>
        </w:rPr>
        <w:t>。</w:t>
      </w:r>
    </w:p>
    <w:p w14:paraId="5C2F7BB3" w14:textId="653BEC9E" w:rsidR="006A4596" w:rsidRPr="00D069CB" w:rsidRDefault="006A4596" w:rsidP="006A4596">
      <w:pPr>
        <w:pStyle w:val="a8"/>
        <w:ind w:firstLine="480"/>
        <w:jc w:val="center"/>
        <w:rPr>
          <w:rFonts w:asciiTheme="minorHAnsi" w:eastAsiaTheme="minorEastAsia" w:hAnsiTheme="minorHAnsi" w:cstheme="minorBidi"/>
          <w:bCs/>
          <w:kern w:val="44"/>
          <w:sz w:val="28"/>
          <w:szCs w:val="28"/>
        </w:rPr>
      </w:pPr>
      <w:r>
        <w:rPr>
          <w:noProof/>
        </w:rPr>
        <w:lastRenderedPageBreak/>
        <w:drawing>
          <wp:inline distT="0" distB="0" distL="0" distR="0" wp14:anchorId="46F15F30" wp14:editId="6B1AF43C">
            <wp:extent cx="1270000" cy="14478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000" cy="1447800"/>
                    </a:xfrm>
                    <a:prstGeom prst="rect">
                      <a:avLst/>
                    </a:prstGeom>
                  </pic:spPr>
                </pic:pic>
              </a:graphicData>
            </a:graphic>
          </wp:inline>
        </w:drawing>
      </w:r>
    </w:p>
    <w:p w14:paraId="25C66C35" w14:textId="3F623FCD" w:rsidR="000A6BD0" w:rsidRDefault="000A6BD0" w:rsidP="009540AB">
      <w:pPr>
        <w:pStyle w:val="a8"/>
        <w:ind w:firstLineChars="0" w:firstLine="0"/>
      </w:pPr>
    </w:p>
    <w:p w14:paraId="30172721" w14:textId="7857408A" w:rsidR="00B51417" w:rsidRDefault="00C122E5" w:rsidP="00B51417">
      <w:pPr>
        <w:pStyle w:val="a8"/>
        <w:ind w:firstLine="480"/>
        <w:jc w:val="center"/>
      </w:pPr>
      <w:r>
        <w:rPr>
          <w:noProof/>
        </w:rPr>
        <w:drawing>
          <wp:inline distT="0" distB="0" distL="0" distR="0" wp14:anchorId="6B4F33A7" wp14:editId="3A05561F">
            <wp:extent cx="1939290" cy="207654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3721" cy="2102703"/>
                    </a:xfrm>
                    <a:prstGeom prst="rect">
                      <a:avLst/>
                    </a:prstGeom>
                  </pic:spPr>
                </pic:pic>
              </a:graphicData>
            </a:graphic>
          </wp:inline>
        </w:drawing>
      </w:r>
    </w:p>
    <w:p w14:paraId="4653F095" w14:textId="76EDE239" w:rsidR="004E3B48" w:rsidRPr="00D069CB" w:rsidRDefault="004E3B4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控制层控制G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输入、领域背景输入以及R</w:t>
      </w:r>
      <w:r w:rsidRPr="00D069CB">
        <w:rPr>
          <w:rFonts w:asciiTheme="minorHAnsi" w:eastAsiaTheme="minorEastAsia" w:hAnsiTheme="minorHAnsi" w:cstheme="minorBidi"/>
          <w:bCs/>
          <w:kern w:val="44"/>
          <w:sz w:val="28"/>
          <w:szCs w:val="28"/>
        </w:rPr>
        <w:t>UCM</w:t>
      </w:r>
      <w:r w:rsidRPr="00D069CB">
        <w:rPr>
          <w:rFonts w:asciiTheme="minorHAnsi" w:eastAsiaTheme="minorEastAsia" w:hAnsiTheme="minorHAnsi" w:cstheme="minorBidi" w:hint="eastAsia"/>
          <w:bCs/>
          <w:kern w:val="44"/>
          <w:sz w:val="28"/>
          <w:szCs w:val="28"/>
        </w:rPr>
        <w:t>生成的接口，对应着总体的三个用例。分别对应输入相应规则的G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文档、G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文档对应领域的数据库以及利用转换规则将</w:t>
      </w:r>
      <w:r w:rsidRPr="00D069CB">
        <w:rPr>
          <w:rFonts w:asciiTheme="minorHAnsi" w:eastAsiaTheme="minorEastAsia" w:hAnsiTheme="minorHAnsi" w:cstheme="minorBidi"/>
          <w:bCs/>
          <w:kern w:val="44"/>
          <w:sz w:val="28"/>
          <w:szCs w:val="28"/>
        </w:rPr>
        <w:t>GWT</w:t>
      </w:r>
      <w:r w:rsidRPr="00D069CB">
        <w:rPr>
          <w:rFonts w:asciiTheme="minorHAnsi" w:eastAsiaTheme="minorEastAsia" w:hAnsiTheme="minorHAnsi" w:cstheme="minorBidi" w:hint="eastAsia"/>
          <w:bCs/>
          <w:kern w:val="44"/>
          <w:sz w:val="28"/>
          <w:szCs w:val="28"/>
        </w:rPr>
        <w:t>文档生成R</w:t>
      </w:r>
      <w:r w:rsidRPr="00D069CB">
        <w:rPr>
          <w:rFonts w:asciiTheme="minorHAnsi" w:eastAsiaTheme="minorEastAsia" w:hAnsiTheme="minorHAnsi" w:cstheme="minorBidi"/>
          <w:bCs/>
          <w:kern w:val="44"/>
          <w:sz w:val="28"/>
          <w:szCs w:val="28"/>
        </w:rPr>
        <w:t>UCM</w:t>
      </w:r>
      <w:r w:rsidRPr="00D069CB">
        <w:rPr>
          <w:rFonts w:asciiTheme="minorHAnsi" w:eastAsiaTheme="minorEastAsia" w:hAnsiTheme="minorHAnsi" w:cstheme="minorBidi" w:hint="eastAsia"/>
          <w:bCs/>
          <w:kern w:val="44"/>
          <w:sz w:val="28"/>
          <w:szCs w:val="28"/>
        </w:rPr>
        <w:t>结构化文档。</w:t>
      </w:r>
    </w:p>
    <w:p w14:paraId="7F2D4ACD" w14:textId="782213A3" w:rsidR="00B51417" w:rsidRDefault="00B51417" w:rsidP="00B51417">
      <w:pPr>
        <w:pStyle w:val="a8"/>
        <w:ind w:firstLine="480"/>
        <w:jc w:val="center"/>
      </w:pPr>
    </w:p>
    <w:p w14:paraId="4E584090" w14:textId="2AB1A0F7" w:rsidR="00B51417" w:rsidRDefault="00B51417" w:rsidP="00B51417">
      <w:pPr>
        <w:pStyle w:val="a8"/>
        <w:ind w:firstLine="480"/>
        <w:jc w:val="center"/>
      </w:pPr>
    </w:p>
    <w:p w14:paraId="7B78F699" w14:textId="620776F7" w:rsidR="00B51417" w:rsidRDefault="006A4596" w:rsidP="006A4596">
      <w:pPr>
        <w:pStyle w:val="a8"/>
        <w:ind w:firstLineChars="0" w:firstLine="0"/>
        <w:jc w:val="center"/>
      </w:pPr>
      <w:r>
        <w:rPr>
          <w:noProof/>
        </w:rPr>
        <w:drawing>
          <wp:inline distT="0" distB="0" distL="0" distR="0" wp14:anchorId="536BBFB1" wp14:editId="1303920A">
            <wp:extent cx="4686300" cy="25317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2531745"/>
                    </a:xfrm>
                    <a:prstGeom prst="rect">
                      <a:avLst/>
                    </a:prstGeom>
                  </pic:spPr>
                </pic:pic>
              </a:graphicData>
            </a:graphic>
          </wp:inline>
        </w:drawing>
      </w:r>
    </w:p>
    <w:p w14:paraId="2A5E49EB" w14:textId="3D6E4A69" w:rsidR="004E3B48" w:rsidRPr="00D069CB" w:rsidRDefault="004E3B4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lastRenderedPageBreak/>
        <w:t>该类图部分对应着组件图中的响应层，上面的</w:t>
      </w:r>
      <w:r w:rsidR="00885524" w:rsidRPr="00D069CB">
        <w:rPr>
          <w:rFonts w:asciiTheme="minorHAnsi" w:eastAsiaTheme="minorEastAsia" w:hAnsiTheme="minorHAnsi" w:cstheme="minorBidi" w:hint="eastAsia"/>
          <w:bCs/>
          <w:kern w:val="44"/>
          <w:sz w:val="28"/>
          <w:szCs w:val="28"/>
        </w:rPr>
        <w:t>控制层所控制的即是现在的响应层，响应层中的领域背景输入、G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输入以及R</w:t>
      </w:r>
      <w:r w:rsidR="00885524" w:rsidRPr="00D069CB">
        <w:rPr>
          <w:rFonts w:asciiTheme="minorHAnsi" w:eastAsiaTheme="minorEastAsia" w:hAnsiTheme="minorHAnsi" w:cstheme="minorBidi"/>
          <w:bCs/>
          <w:kern w:val="44"/>
          <w:sz w:val="28"/>
          <w:szCs w:val="28"/>
        </w:rPr>
        <w:t>UCM</w:t>
      </w:r>
      <w:r w:rsidR="00885524" w:rsidRPr="00D069CB">
        <w:rPr>
          <w:rFonts w:asciiTheme="minorHAnsi" w:eastAsiaTheme="minorEastAsia" w:hAnsiTheme="minorHAnsi" w:cstheme="minorBidi" w:hint="eastAsia"/>
          <w:bCs/>
          <w:kern w:val="44"/>
          <w:sz w:val="28"/>
          <w:szCs w:val="28"/>
        </w:rPr>
        <w:t>生成器都将分别利用数据层中的领域背景数据、G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输入数据以及利用中间标签标记的G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文档数据。</w:t>
      </w:r>
    </w:p>
    <w:p w14:paraId="4E905175" w14:textId="482F3E3E" w:rsidR="004E3B48" w:rsidRPr="00A03150" w:rsidRDefault="004E3B48" w:rsidP="009540AB">
      <w:pPr>
        <w:pStyle w:val="a8"/>
        <w:ind w:firstLineChars="0" w:firstLine="0"/>
      </w:pPr>
    </w:p>
    <w:p w14:paraId="57739934" w14:textId="08C94114" w:rsidR="009540AB" w:rsidRDefault="009540AB" w:rsidP="009540AB">
      <w:pPr>
        <w:pStyle w:val="a8"/>
        <w:ind w:firstLineChars="0" w:firstLine="0"/>
      </w:pPr>
    </w:p>
    <w:p w14:paraId="2BD23FEF" w14:textId="77777777" w:rsidR="009540AB" w:rsidRDefault="009540AB" w:rsidP="009540AB">
      <w:pPr>
        <w:pStyle w:val="a8"/>
        <w:ind w:firstLineChars="0" w:firstLine="0"/>
      </w:pPr>
    </w:p>
    <w:p w14:paraId="7AE7052E" w14:textId="37507317" w:rsidR="00B51417" w:rsidRPr="000A6BD0" w:rsidRDefault="002070BB" w:rsidP="009540AB">
      <w:pPr>
        <w:pStyle w:val="a8"/>
        <w:ind w:firstLineChars="83" w:firstLine="199"/>
        <w:jc w:val="center"/>
      </w:pPr>
      <w:r>
        <w:rPr>
          <w:noProof/>
        </w:rPr>
        <w:drawing>
          <wp:inline distT="0" distB="0" distL="0" distR="0" wp14:anchorId="245C0616" wp14:editId="66B1CDB5">
            <wp:extent cx="4362450" cy="19748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450" cy="1974850"/>
                    </a:xfrm>
                    <a:prstGeom prst="rect">
                      <a:avLst/>
                    </a:prstGeom>
                  </pic:spPr>
                </pic:pic>
              </a:graphicData>
            </a:graphic>
          </wp:inline>
        </w:drawing>
      </w:r>
    </w:p>
    <w:p w14:paraId="236F382A" w14:textId="71C92802" w:rsidR="000A6BD0" w:rsidRPr="00D069CB" w:rsidRDefault="00885524"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组件图中的</w:t>
      </w:r>
      <w:r w:rsidR="004B5D10" w:rsidRPr="00D069CB">
        <w:rPr>
          <w:rFonts w:asciiTheme="minorHAnsi" w:eastAsiaTheme="minorEastAsia" w:hAnsiTheme="minorHAnsi" w:cstheme="minorBidi" w:hint="eastAsia"/>
          <w:bCs/>
          <w:kern w:val="44"/>
          <w:sz w:val="28"/>
          <w:szCs w:val="28"/>
        </w:rPr>
        <w:t>功能支持</w:t>
      </w:r>
      <w:r w:rsidRPr="00D069CB">
        <w:rPr>
          <w:rFonts w:asciiTheme="minorHAnsi" w:eastAsiaTheme="minorEastAsia" w:hAnsiTheme="minorHAnsi" w:cstheme="minorBidi" w:hint="eastAsia"/>
          <w:bCs/>
          <w:kern w:val="44"/>
          <w:sz w:val="28"/>
          <w:szCs w:val="28"/>
        </w:rPr>
        <w:t>层中</w:t>
      </w:r>
      <w:proofErr w:type="gramStart"/>
      <w:r w:rsidRPr="00D069CB">
        <w:rPr>
          <w:rFonts w:asciiTheme="minorHAnsi" w:eastAsiaTheme="minorEastAsia" w:hAnsiTheme="minorHAnsi" w:cstheme="minorBidi" w:hint="eastAsia"/>
          <w:bCs/>
          <w:kern w:val="44"/>
          <w:sz w:val="28"/>
          <w:szCs w:val="28"/>
        </w:rPr>
        <w:t>对应着类图中</w:t>
      </w:r>
      <w:proofErr w:type="gramEnd"/>
      <w:r w:rsidRPr="00D069CB">
        <w:rPr>
          <w:rFonts w:asciiTheme="minorHAnsi" w:eastAsiaTheme="minorEastAsia" w:hAnsiTheme="minorHAnsi" w:cstheme="minorBidi" w:hint="eastAsia"/>
          <w:bCs/>
          <w:kern w:val="44"/>
          <w:sz w:val="28"/>
          <w:szCs w:val="28"/>
        </w:rPr>
        <w:t>的部分如上，</w:t>
      </w:r>
      <w:r w:rsidR="004B5D10" w:rsidRPr="00D069CB">
        <w:rPr>
          <w:rFonts w:asciiTheme="minorHAnsi" w:eastAsiaTheme="minorEastAsia" w:hAnsiTheme="minorHAnsi" w:cstheme="minorBidi" w:hint="eastAsia"/>
          <w:bCs/>
          <w:kern w:val="44"/>
          <w:sz w:val="28"/>
          <w:szCs w:val="28"/>
        </w:rPr>
        <w:t>该部分</w:t>
      </w:r>
      <w:r w:rsidRPr="00D069CB">
        <w:rPr>
          <w:rFonts w:asciiTheme="minorHAnsi" w:eastAsiaTheme="minorEastAsia" w:hAnsiTheme="minorHAnsi" w:cstheme="minorBidi" w:hint="eastAsia"/>
          <w:bCs/>
          <w:kern w:val="44"/>
          <w:sz w:val="28"/>
          <w:szCs w:val="28"/>
        </w:rPr>
        <w:t>包含自然语言处理器和中间标签生成器。</w:t>
      </w:r>
    </w:p>
    <w:p w14:paraId="7B990301" w14:textId="38154775" w:rsidR="000A6BD0" w:rsidRDefault="000A6BD0" w:rsidP="00657C68">
      <w:pPr>
        <w:pStyle w:val="a8"/>
        <w:ind w:firstLineChars="0"/>
      </w:pPr>
    </w:p>
    <w:p w14:paraId="2363245B" w14:textId="2D766A29" w:rsidR="000A6BD0" w:rsidRDefault="000A6BD0" w:rsidP="00657C68">
      <w:pPr>
        <w:pStyle w:val="a8"/>
        <w:ind w:firstLineChars="0"/>
      </w:pPr>
    </w:p>
    <w:p w14:paraId="32D37C17" w14:textId="257CDA70" w:rsidR="000A6BD0" w:rsidRDefault="002070BB" w:rsidP="009540AB">
      <w:pPr>
        <w:pStyle w:val="a8"/>
        <w:ind w:firstLineChars="0" w:firstLine="0"/>
        <w:jc w:val="center"/>
      </w:pPr>
      <w:r>
        <w:rPr>
          <w:noProof/>
        </w:rPr>
        <w:drawing>
          <wp:inline distT="0" distB="0" distL="0" distR="0" wp14:anchorId="41D4C28B" wp14:editId="20F8545D">
            <wp:extent cx="5274310" cy="27870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87015"/>
                    </a:xfrm>
                    <a:prstGeom prst="rect">
                      <a:avLst/>
                    </a:prstGeom>
                  </pic:spPr>
                </pic:pic>
              </a:graphicData>
            </a:graphic>
          </wp:inline>
        </w:drawing>
      </w:r>
    </w:p>
    <w:p w14:paraId="1FC09398" w14:textId="09310637" w:rsidR="00D649CC" w:rsidRPr="009540AB" w:rsidRDefault="004B5D10"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lastRenderedPageBreak/>
        <w:t>数据</w:t>
      </w:r>
      <w:proofErr w:type="gramStart"/>
      <w:r w:rsidRPr="00D069CB">
        <w:rPr>
          <w:rFonts w:asciiTheme="minorHAnsi" w:eastAsiaTheme="minorEastAsia" w:hAnsiTheme="minorHAnsi" w:cstheme="minorBidi" w:hint="eastAsia"/>
          <w:bCs/>
          <w:kern w:val="44"/>
          <w:sz w:val="28"/>
          <w:szCs w:val="28"/>
        </w:rPr>
        <w:t>层分为</w:t>
      </w:r>
      <w:proofErr w:type="gramEnd"/>
      <w:r w:rsidRPr="00D069CB">
        <w:rPr>
          <w:rFonts w:asciiTheme="minorHAnsi" w:eastAsiaTheme="minorEastAsia" w:hAnsiTheme="minorHAnsi" w:cstheme="minorBidi" w:hint="eastAsia"/>
          <w:bCs/>
          <w:kern w:val="44"/>
          <w:sz w:val="28"/>
          <w:szCs w:val="28"/>
        </w:rPr>
        <w:t>三类数据：领域背景数据、G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描述数据、中间转换规则，用于提供相应功能的数据。</w:t>
      </w:r>
    </w:p>
    <w:p w14:paraId="07A124A3" w14:textId="462515D7" w:rsidR="00D649CC" w:rsidRPr="00D649CC" w:rsidRDefault="00D649CC" w:rsidP="00D231E6">
      <w:pPr>
        <w:pStyle w:val="2"/>
      </w:pPr>
      <w:bookmarkStart w:id="17" w:name="_Toc532080669"/>
      <w:bookmarkStart w:id="18" w:name="_Toc533976188"/>
      <w:r>
        <w:t>4</w:t>
      </w:r>
      <w:r>
        <w:rPr>
          <w:rFonts w:hint="eastAsia"/>
        </w:rPr>
        <w:t>、系统状态图</w:t>
      </w:r>
      <w:bookmarkEnd w:id="17"/>
      <w:bookmarkEnd w:id="18"/>
    </w:p>
    <w:p w14:paraId="228D2C92" w14:textId="17C3A430" w:rsidR="00D649CC" w:rsidRDefault="00D649CC" w:rsidP="00D649CC">
      <w:pPr>
        <w:pStyle w:val="a8"/>
        <w:ind w:firstLineChars="0"/>
        <w:jc w:val="center"/>
      </w:pPr>
      <w:r>
        <w:rPr>
          <w:noProof/>
        </w:rPr>
        <w:drawing>
          <wp:inline distT="0" distB="0" distL="0" distR="0" wp14:anchorId="4AC49E0B" wp14:editId="6B3F9C8B">
            <wp:extent cx="3276806" cy="39535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1039" cy="3982747"/>
                    </a:xfrm>
                    <a:prstGeom prst="rect">
                      <a:avLst/>
                    </a:prstGeom>
                    <a:noFill/>
                    <a:ln>
                      <a:noFill/>
                    </a:ln>
                  </pic:spPr>
                </pic:pic>
              </a:graphicData>
            </a:graphic>
          </wp:inline>
        </w:drawing>
      </w:r>
    </w:p>
    <w:p w14:paraId="477E7910" w14:textId="70BCDA9F" w:rsidR="00D649CC" w:rsidRDefault="00D649CC" w:rsidP="00D649CC">
      <w:pPr>
        <w:pStyle w:val="a8"/>
        <w:ind w:firstLineChars="0"/>
        <w:jc w:val="center"/>
      </w:pPr>
    </w:p>
    <w:p w14:paraId="532D0428" w14:textId="02657204" w:rsidR="00D649CC" w:rsidRPr="009540AB" w:rsidRDefault="00D649CC"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本系统的主要目的是文档的转化，而该状态图展示了在这个系统中文档的状态变化，声明了每种文档状态生成之前所需要的文档，表明了文档之间的相互依赖。</w:t>
      </w:r>
    </w:p>
    <w:p w14:paraId="45049687" w14:textId="7FE025F7" w:rsidR="00D649CC" w:rsidRPr="00D649CC" w:rsidRDefault="00D649CC" w:rsidP="00D231E6">
      <w:pPr>
        <w:pStyle w:val="2"/>
      </w:pPr>
      <w:bookmarkStart w:id="19" w:name="_Toc532080670"/>
      <w:bookmarkStart w:id="20" w:name="_Toc533976189"/>
      <w:r>
        <w:rPr>
          <w:rFonts w:hint="eastAsia"/>
        </w:rPr>
        <w:lastRenderedPageBreak/>
        <w:t>5、系统时序图</w:t>
      </w:r>
      <w:bookmarkEnd w:id="19"/>
      <w:bookmarkEnd w:id="20"/>
    </w:p>
    <w:p w14:paraId="4D9B8AD2" w14:textId="63103E2C" w:rsidR="00C805C2" w:rsidRDefault="00C805C2" w:rsidP="004B5D10">
      <w:pPr>
        <w:pStyle w:val="a8"/>
        <w:ind w:firstLineChars="0"/>
        <w:jc w:val="center"/>
      </w:pPr>
      <w:r>
        <w:rPr>
          <w:noProof/>
        </w:rPr>
        <w:drawing>
          <wp:inline distT="0" distB="0" distL="0" distR="0" wp14:anchorId="4F080B1C" wp14:editId="79F8C032">
            <wp:extent cx="5274310" cy="32327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232785"/>
                    </a:xfrm>
                    <a:prstGeom prst="rect">
                      <a:avLst/>
                    </a:prstGeom>
                    <a:noFill/>
                    <a:ln>
                      <a:noFill/>
                    </a:ln>
                  </pic:spPr>
                </pic:pic>
              </a:graphicData>
            </a:graphic>
          </wp:inline>
        </w:drawing>
      </w:r>
    </w:p>
    <w:p w14:paraId="429E5744" w14:textId="08D3BE20" w:rsidR="00C805C2" w:rsidRPr="009540AB" w:rsidRDefault="00BC550B"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该图展示了整个系统的时序过程，展示了系统通过controller对整个系统的调度。同时中间标签生成器与自然语言处理器是通过递归方式进行调用，从而与controller隔离开来，减少了类与类之间的耦合关系，使得整个系统更加结构鲜明。</w:t>
      </w:r>
    </w:p>
    <w:p w14:paraId="2B4AD83A" w14:textId="5F10E3BB" w:rsidR="00055E98" w:rsidRDefault="00D231E6" w:rsidP="00D231E6">
      <w:pPr>
        <w:pStyle w:val="1"/>
      </w:pPr>
      <w:bookmarkStart w:id="21" w:name="_Toc532080671"/>
      <w:bookmarkStart w:id="22" w:name="_Toc533976190"/>
      <w:r>
        <w:rPr>
          <w:rFonts w:hint="eastAsia"/>
        </w:rPr>
        <w:t>三、</w:t>
      </w:r>
      <w:r w:rsidR="00D649CC">
        <w:rPr>
          <w:rFonts w:hint="eastAsia"/>
        </w:rPr>
        <w:t>详细设计</w:t>
      </w:r>
      <w:r w:rsidR="00055E98">
        <w:rPr>
          <w:rFonts w:hint="eastAsia"/>
        </w:rPr>
        <w:t>及软件展示</w:t>
      </w:r>
      <w:bookmarkEnd w:id="21"/>
      <w:bookmarkEnd w:id="22"/>
    </w:p>
    <w:p w14:paraId="56D24487" w14:textId="77777777" w:rsidR="00143BDA" w:rsidRDefault="0018033F" w:rsidP="00143BDA">
      <w:pPr>
        <w:pStyle w:val="2"/>
      </w:pPr>
      <w:bookmarkStart w:id="23" w:name="_Toc532080672"/>
      <w:bookmarkStart w:id="24" w:name="_Toc533976191"/>
      <w:r>
        <w:t>1</w:t>
      </w:r>
      <w:r>
        <w:rPr>
          <w:rFonts w:hint="eastAsia"/>
        </w:rPr>
        <w:t>、</w:t>
      </w:r>
      <w:r w:rsidR="00055E98">
        <w:rPr>
          <w:rFonts w:hint="eastAsia"/>
        </w:rPr>
        <w:t>O</w:t>
      </w:r>
      <w:r w:rsidR="00055E98">
        <w:t>CL</w:t>
      </w:r>
      <w:r w:rsidR="00055E98">
        <w:rPr>
          <w:rFonts w:hint="eastAsia"/>
        </w:rPr>
        <w:t>约束</w:t>
      </w:r>
      <w:bookmarkStart w:id="25" w:name="_Toc532080673"/>
      <w:bookmarkEnd w:id="23"/>
      <w:bookmarkEnd w:id="24"/>
    </w:p>
    <w:p w14:paraId="1F5ECE0A" w14:textId="1D0B5540" w:rsidR="00143BDA" w:rsidRPr="00143BDA" w:rsidRDefault="00143BDA" w:rsidP="00143BDA">
      <w:pPr>
        <w:pStyle w:val="2"/>
      </w:pPr>
      <w:r w:rsidRPr="007C3820">
        <w:rPr>
          <w:rFonts w:hint="eastAsia"/>
          <w:b w:val="0"/>
          <w:caps/>
        </w:rPr>
        <w:t xml:space="preserve"> </w:t>
      </w:r>
      <w:bookmarkStart w:id="26" w:name="_Toc533976192"/>
      <w:r w:rsidRPr="007C3820">
        <w:rPr>
          <w:rFonts w:hint="eastAsia"/>
          <w:b w:val="0"/>
          <w:caps/>
        </w:rPr>
        <w:t>(</w:t>
      </w:r>
      <w:r w:rsidRPr="007C3820">
        <w:rPr>
          <w:b w:val="0"/>
          <w:caps/>
        </w:rPr>
        <w:t>1)</w:t>
      </w:r>
      <w:r w:rsidRPr="007C3820">
        <w:rPr>
          <w:rFonts w:hint="eastAsia"/>
          <w:b w:val="0"/>
          <w:caps/>
        </w:rPr>
        <w:t>展示层</w:t>
      </w:r>
      <w:bookmarkEnd w:id="25"/>
      <w:bookmarkEnd w:id="26"/>
    </w:p>
    <w:p w14:paraId="13132523"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显示初始页面</w:t>
      </w:r>
    </w:p>
    <w:p w14:paraId="60845879" w14:textId="77777777" w:rsidR="00143BDA" w:rsidRPr="007C3820" w:rsidRDefault="00143BDA" w:rsidP="00143BDA">
      <w:pPr>
        <w:ind w:firstLine="3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home():file</w:t>
      </w:r>
    </w:p>
    <w:p w14:paraId="504312F7"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   pre: </w:t>
      </w:r>
    </w:p>
    <w:p w14:paraId="383B74FC" w14:textId="77777777" w:rsidR="00143BDA" w:rsidRPr="007C3820" w:rsidRDefault="00143BDA" w:rsidP="00143BDA">
      <w:pPr>
        <w:ind w:firstLine="480"/>
        <w:rPr>
          <w:rFonts w:asciiTheme="minorHAnsi" w:eastAsiaTheme="minorEastAsia" w:hAnsiTheme="minorHAnsi" w:cstheme="minorBidi"/>
          <w:bCs/>
          <w:caps/>
          <w:kern w:val="44"/>
          <w:sz w:val="28"/>
          <w:szCs w:val="28"/>
        </w:rPr>
      </w:pPr>
      <w:proofErr w:type="gramStart"/>
      <w:r w:rsidRPr="007C3820">
        <w:rPr>
          <w:rFonts w:asciiTheme="minorHAnsi" w:eastAsiaTheme="minorEastAsia" w:hAnsiTheme="minorHAnsi" w:cstheme="minorBidi"/>
          <w:bCs/>
          <w:caps/>
          <w:kern w:val="44"/>
          <w:sz w:val="28"/>
          <w:szCs w:val="28"/>
        </w:rPr>
        <w:t>post:return</w:t>
      </w:r>
      <w:proofErr w:type="gramEnd"/>
      <w:r w:rsidRPr="007C3820">
        <w:rPr>
          <w:rFonts w:asciiTheme="minorHAnsi" w:eastAsiaTheme="minorEastAsia" w:hAnsiTheme="minorHAnsi" w:cstheme="minorBidi"/>
          <w:bCs/>
          <w:caps/>
          <w:kern w:val="44"/>
          <w:sz w:val="28"/>
          <w:szCs w:val="28"/>
        </w:rPr>
        <w:t xml:space="preserve"> = index.html</w:t>
      </w:r>
    </w:p>
    <w:p w14:paraId="5C03A68F" w14:textId="77777777" w:rsidR="00143BDA" w:rsidRPr="007C3820" w:rsidRDefault="00143BDA" w:rsidP="00143BDA">
      <w:pPr>
        <w:ind w:firstLine="480"/>
        <w:rPr>
          <w:rFonts w:asciiTheme="minorHAnsi" w:eastAsiaTheme="minorEastAsia" w:hAnsiTheme="minorHAnsi" w:cstheme="minorBidi"/>
          <w:bCs/>
          <w:caps/>
          <w:kern w:val="44"/>
          <w:sz w:val="28"/>
          <w:szCs w:val="28"/>
        </w:rPr>
      </w:pPr>
    </w:p>
    <w:p w14:paraId="1319B2F0" w14:textId="77777777" w:rsidR="00143BDA" w:rsidRPr="007C3820" w:rsidRDefault="00143BDA" w:rsidP="00143BDA">
      <w:pPr>
        <w:pStyle w:val="3"/>
        <w:rPr>
          <w:b w:val="0"/>
          <w:caps/>
        </w:rPr>
      </w:pPr>
      <w:bookmarkStart w:id="27" w:name="_Toc532080674"/>
      <w:bookmarkStart w:id="28" w:name="_Toc533976193"/>
      <w:r w:rsidRPr="007C3820">
        <w:rPr>
          <w:rFonts w:hint="eastAsia"/>
          <w:b w:val="0"/>
          <w:caps/>
        </w:rPr>
        <w:t>(</w:t>
      </w:r>
      <w:r w:rsidRPr="007C3820">
        <w:rPr>
          <w:b w:val="0"/>
          <w:caps/>
        </w:rPr>
        <w:t>2)</w:t>
      </w:r>
      <w:r w:rsidRPr="007C3820">
        <w:rPr>
          <w:rFonts w:hint="eastAsia"/>
          <w:b w:val="0"/>
          <w:caps/>
        </w:rPr>
        <w:t>控制层</w:t>
      </w:r>
      <w:bookmarkEnd w:id="27"/>
      <w:bookmarkEnd w:id="28"/>
    </w:p>
    <w:p w14:paraId="5BF265BF" w14:textId="77777777" w:rsidR="00143BDA" w:rsidRPr="007C3820" w:rsidRDefault="00143BDA" w:rsidP="00143BDA">
      <w:pPr>
        <w:rPr>
          <w:rFonts w:asciiTheme="minorHAnsi" w:eastAsiaTheme="minorEastAsia" w:hAnsiTheme="minorHAnsi" w:cstheme="minorBidi"/>
          <w:bCs/>
          <w:caps/>
          <w:kern w:val="44"/>
          <w:sz w:val="28"/>
          <w:szCs w:val="28"/>
        </w:rPr>
      </w:pPr>
    </w:p>
    <w:p w14:paraId="7D3631F1"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调用领域背景导入，导入领域背景，显示导入结果</w:t>
      </w:r>
    </w:p>
    <w:p w14:paraId="2326D76C" w14:textId="77777777" w:rsidR="00143BDA" w:rsidRPr="007C3820" w:rsidRDefault="00143BDA" w:rsidP="00143BDA">
      <w:pPr>
        <w:ind w:firstLine="3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import_background():(file, message)</w:t>
      </w:r>
    </w:p>
    <w:p w14:paraId="2423213A"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    pre: input_file &lt;&gt; Null</w:t>
      </w:r>
    </w:p>
    <w:p w14:paraId="72BE837C"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index.html-&gt;领域背景导入-&gt;button-&gt;submit = true</w:t>
      </w:r>
    </w:p>
    <w:p w14:paraId="11C72EF3"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post:if 导入成功 </w:t>
      </w:r>
    </w:p>
    <w:p w14:paraId="2160E058" w14:textId="77777777" w:rsidR="00143BDA" w:rsidRPr="007C3820" w:rsidRDefault="00143BDA" w:rsidP="00143BDA">
      <w:pPr>
        <w:pStyle w:val="a8"/>
        <w:ind w:firstLine="5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then return = ('index.html', message='领域背景导入成功') </w:t>
      </w:r>
    </w:p>
    <w:p w14:paraId="1C8B4F10"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else return = ('index.html', message='领域背景导入失败')</w:t>
      </w:r>
    </w:p>
    <w:p w14:paraId="2764CA0B" w14:textId="77777777" w:rsidR="00143BDA" w:rsidRPr="007C3820" w:rsidRDefault="00143BDA" w:rsidP="00143BDA">
      <w:pPr>
        <w:rPr>
          <w:rFonts w:asciiTheme="minorHAnsi" w:eastAsiaTheme="minorEastAsia" w:hAnsiTheme="minorHAnsi" w:cstheme="minorBidi"/>
          <w:bCs/>
          <w:caps/>
          <w:kern w:val="44"/>
          <w:sz w:val="28"/>
          <w:szCs w:val="28"/>
        </w:rPr>
      </w:pPr>
    </w:p>
    <w:p w14:paraId="60A7C86F"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调用GWT导入，导入GWT，显示导入结果</w:t>
      </w:r>
    </w:p>
    <w:p w14:paraId="1FC12C42" w14:textId="77777777" w:rsidR="00143BDA" w:rsidRPr="007C3820" w:rsidRDefault="00143BDA" w:rsidP="00143BDA">
      <w:pPr>
        <w:ind w:firstLine="3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import_gwt():(file, message)</w:t>
      </w:r>
    </w:p>
    <w:p w14:paraId="50CBA2F6"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    pre: input_file &lt;&gt; Null</w:t>
      </w:r>
    </w:p>
    <w:p w14:paraId="2F37A00B"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index.html-&gt;gwt导入-&gt;button-&gt;submit = true</w:t>
      </w:r>
    </w:p>
    <w:p w14:paraId="04039653"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post:if 导入成功 </w:t>
      </w:r>
    </w:p>
    <w:p w14:paraId="18AA96D7"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then return = ('index.html', message='GWT导入成功') </w:t>
      </w:r>
    </w:p>
    <w:p w14:paraId="636981C8"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else return = ('index.html', message='GWT导入失败')</w:t>
      </w:r>
    </w:p>
    <w:p w14:paraId="61A4C107"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调用RUCMGenerator，首先选择需要导入的GWT，然后进行GWT-&gt;RUCM的转化，得到转化成功的RUCM，并且显示生成结果</w:t>
      </w:r>
    </w:p>
    <w:p w14:paraId="088E0E8D"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translation():(file, message)</w:t>
      </w:r>
    </w:p>
    <w:p w14:paraId="4CD0E501"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pre: index.html-&gt;开始转换-&gt;button-&gt;submit = true</w:t>
      </w:r>
    </w:p>
    <w:p w14:paraId="04EE3088"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post:if 选择GWT列表</w:t>
      </w:r>
    </w:p>
    <w:p w14:paraId="40C88ABA"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lastRenderedPageBreak/>
        <w:t xml:space="preserve">         then return = ('index.html', message=转化结果)</w:t>
      </w:r>
    </w:p>
    <w:p w14:paraId="687ED9AF"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else return = ('index.html', message='已经取消转化')</w:t>
      </w:r>
    </w:p>
    <w:p w14:paraId="6571FFCA"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RUCM.doc--或者这个不是在这里出现，而是在RUCMgenerator中出现</w:t>
      </w:r>
    </w:p>
    <w:p w14:paraId="616ED3D4"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inv: notEmpty(转化结果)</w:t>
      </w:r>
    </w:p>
    <w:p w14:paraId="73C157FC" w14:textId="77777777" w:rsidR="00143BDA" w:rsidRPr="007C3820" w:rsidRDefault="00143BDA" w:rsidP="00143BDA">
      <w:pPr>
        <w:rPr>
          <w:rFonts w:asciiTheme="minorHAnsi" w:eastAsiaTheme="minorEastAsia" w:hAnsiTheme="minorHAnsi" w:cstheme="minorBidi"/>
          <w:bCs/>
          <w:caps/>
          <w:kern w:val="44"/>
          <w:sz w:val="28"/>
          <w:szCs w:val="28"/>
        </w:rPr>
      </w:pPr>
    </w:p>
    <w:p w14:paraId="5B5954EF" w14:textId="77777777" w:rsidR="00143BDA" w:rsidRPr="007C3820" w:rsidRDefault="00143BDA" w:rsidP="00143BDA">
      <w:pPr>
        <w:pStyle w:val="3"/>
        <w:rPr>
          <w:b w:val="0"/>
          <w:caps/>
        </w:rPr>
      </w:pPr>
      <w:r w:rsidRPr="007C3820">
        <w:rPr>
          <w:rFonts w:hint="eastAsia"/>
          <w:caps/>
        </w:rPr>
        <w:t xml:space="preserve"> </w:t>
      </w:r>
      <w:r w:rsidRPr="007C3820">
        <w:rPr>
          <w:b w:val="0"/>
          <w:caps/>
        </w:rPr>
        <w:t xml:space="preserve"> </w:t>
      </w:r>
      <w:bookmarkStart w:id="29" w:name="_Toc532080675"/>
      <w:bookmarkStart w:id="30" w:name="_Toc533976194"/>
      <w:r w:rsidRPr="007C3820">
        <w:rPr>
          <w:b w:val="0"/>
          <w:caps/>
        </w:rPr>
        <w:t>(3)</w:t>
      </w:r>
      <w:r w:rsidRPr="007C3820">
        <w:rPr>
          <w:rFonts w:hint="eastAsia"/>
          <w:b w:val="0"/>
          <w:caps/>
        </w:rPr>
        <w:t>响应层</w:t>
      </w:r>
      <w:bookmarkEnd w:id="29"/>
      <w:bookmarkEnd w:id="30"/>
    </w:p>
    <w:p w14:paraId="0D1C2E5E"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Background</w:t>
      </w:r>
      <w:r w:rsidRPr="007C3820">
        <w:rPr>
          <w:bCs/>
          <w:caps/>
          <w:kern w:val="44"/>
          <w:sz w:val="28"/>
          <w:szCs w:val="28"/>
        </w:rPr>
        <w:t>I</w:t>
      </w:r>
      <w:r w:rsidRPr="007C3820">
        <w:rPr>
          <w:rFonts w:hint="eastAsia"/>
          <w:bCs/>
          <w:caps/>
          <w:kern w:val="44"/>
          <w:sz w:val="28"/>
          <w:szCs w:val="28"/>
        </w:rPr>
        <w:t>mporter</w:t>
      </w:r>
      <w:proofErr w:type="gramStart"/>
      <w:r w:rsidRPr="007C3820">
        <w:rPr>
          <w:rFonts w:hint="eastAsia"/>
          <w:bCs/>
          <w:caps/>
          <w:kern w:val="44"/>
          <w:sz w:val="28"/>
          <w:szCs w:val="28"/>
        </w:rPr>
        <w:t>为领域</w:t>
      </w:r>
      <w:proofErr w:type="gramEnd"/>
      <w:r w:rsidRPr="007C3820">
        <w:rPr>
          <w:rFonts w:hint="eastAsia"/>
          <w:bCs/>
          <w:caps/>
          <w:kern w:val="44"/>
          <w:sz w:val="28"/>
          <w:szCs w:val="28"/>
        </w:rPr>
        <w:t>背景信息导入器，将用户上传的领域背景信息传递给自然语言处理器，提高自然语言处理器的精度.</w:t>
      </w:r>
    </w:p>
    <w:p w14:paraId="0D2B81F3"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context: B</w:t>
      </w:r>
      <w:r w:rsidRPr="007C3820">
        <w:rPr>
          <w:rFonts w:hint="eastAsia"/>
          <w:bCs/>
          <w:caps/>
          <w:kern w:val="44"/>
          <w:sz w:val="28"/>
          <w:szCs w:val="28"/>
        </w:rPr>
        <w:t>ack</w:t>
      </w:r>
      <w:r w:rsidRPr="007C3820">
        <w:rPr>
          <w:bCs/>
          <w:caps/>
          <w:kern w:val="44"/>
          <w:sz w:val="28"/>
          <w:szCs w:val="28"/>
        </w:rPr>
        <w:t>groundImpoter</w:t>
      </w:r>
    </w:p>
    <w:p w14:paraId="59250AC9" w14:textId="77777777" w:rsidR="00143BDA" w:rsidRPr="007C3820" w:rsidRDefault="00143BDA" w:rsidP="00143BDA">
      <w:pPr>
        <w:pStyle w:val="ab"/>
        <w:ind w:left="420" w:firstLineChars="0" w:firstLine="0"/>
        <w:rPr>
          <w:bCs/>
          <w:caps/>
          <w:kern w:val="44"/>
          <w:sz w:val="28"/>
          <w:szCs w:val="28"/>
        </w:rPr>
      </w:pPr>
      <w:proofErr w:type="gramStart"/>
      <w:r w:rsidRPr="007C3820">
        <w:rPr>
          <w:rFonts w:hint="eastAsia"/>
          <w:bCs/>
          <w:caps/>
          <w:kern w:val="44"/>
          <w:sz w:val="28"/>
          <w:szCs w:val="28"/>
        </w:rPr>
        <w:t>i</w:t>
      </w:r>
      <w:r w:rsidRPr="007C3820">
        <w:rPr>
          <w:bCs/>
          <w:caps/>
          <w:kern w:val="44"/>
          <w:sz w:val="28"/>
          <w:szCs w:val="28"/>
        </w:rPr>
        <w:t>nv:self.NLPExecutor</w:t>
      </w:r>
      <w:proofErr w:type="gramEnd"/>
      <w:r w:rsidRPr="007C3820">
        <w:rPr>
          <w:bCs/>
          <w:caps/>
          <w:kern w:val="44"/>
          <w:sz w:val="28"/>
          <w:szCs w:val="28"/>
        </w:rPr>
        <w:t>-&gt;size()=1</w:t>
      </w:r>
    </w:p>
    <w:p w14:paraId="7D1BB41B" w14:textId="77777777" w:rsidR="00143BDA" w:rsidRPr="007C3820" w:rsidRDefault="00143BDA" w:rsidP="00143BDA">
      <w:pPr>
        <w:pStyle w:val="ab"/>
        <w:ind w:left="420" w:firstLineChars="0" w:firstLine="0"/>
        <w:rPr>
          <w:bCs/>
          <w:caps/>
          <w:kern w:val="44"/>
          <w:sz w:val="28"/>
          <w:szCs w:val="28"/>
        </w:rPr>
      </w:pPr>
      <w:r w:rsidRPr="007C3820">
        <w:rPr>
          <w:rFonts w:hint="eastAsia"/>
          <w:bCs/>
          <w:caps/>
          <w:kern w:val="44"/>
          <w:sz w:val="28"/>
          <w:szCs w:val="28"/>
        </w:rPr>
        <w:t>s</w:t>
      </w:r>
      <w:r w:rsidRPr="007C3820">
        <w:rPr>
          <w:bCs/>
          <w:caps/>
          <w:kern w:val="44"/>
          <w:sz w:val="28"/>
          <w:szCs w:val="28"/>
        </w:rPr>
        <w:t>elf.Background-&gt;</w:t>
      </w:r>
      <w:proofErr w:type="gramStart"/>
      <w:r w:rsidRPr="007C3820">
        <w:rPr>
          <w:bCs/>
          <w:caps/>
          <w:kern w:val="44"/>
          <w:sz w:val="28"/>
          <w:szCs w:val="28"/>
        </w:rPr>
        <w:t>size(</w:t>
      </w:r>
      <w:proofErr w:type="gramEnd"/>
      <w:r w:rsidRPr="007C3820">
        <w:rPr>
          <w:bCs/>
          <w:caps/>
          <w:kern w:val="44"/>
          <w:sz w:val="28"/>
          <w:szCs w:val="28"/>
        </w:rPr>
        <w:t>)&gt;0</w:t>
      </w:r>
    </w:p>
    <w:p w14:paraId="2AD97003" w14:textId="77777777" w:rsidR="00143BDA" w:rsidRPr="007C3820" w:rsidRDefault="00143BDA" w:rsidP="00143BDA">
      <w:pPr>
        <w:pStyle w:val="ab"/>
        <w:ind w:left="420" w:firstLineChars="0" w:firstLine="0"/>
        <w:rPr>
          <w:bCs/>
          <w:caps/>
          <w:kern w:val="44"/>
          <w:sz w:val="28"/>
          <w:szCs w:val="28"/>
        </w:rPr>
      </w:pPr>
      <w:r w:rsidRPr="007C3820">
        <w:rPr>
          <w:rFonts w:hint="eastAsia"/>
          <w:bCs/>
          <w:caps/>
          <w:kern w:val="44"/>
          <w:sz w:val="28"/>
          <w:szCs w:val="28"/>
        </w:rPr>
        <w:t>c</w:t>
      </w:r>
      <w:r w:rsidRPr="007C3820">
        <w:rPr>
          <w:bCs/>
          <w:caps/>
          <w:kern w:val="44"/>
          <w:sz w:val="28"/>
          <w:szCs w:val="28"/>
        </w:rPr>
        <w:t xml:space="preserve">ontext: </w:t>
      </w:r>
      <w:proofErr w:type="gramStart"/>
      <w:r w:rsidRPr="007C3820">
        <w:rPr>
          <w:bCs/>
          <w:caps/>
          <w:kern w:val="44"/>
          <w:sz w:val="28"/>
          <w:szCs w:val="28"/>
        </w:rPr>
        <w:t>B</w:t>
      </w:r>
      <w:r w:rsidRPr="007C3820">
        <w:rPr>
          <w:rFonts w:hint="eastAsia"/>
          <w:bCs/>
          <w:caps/>
          <w:kern w:val="44"/>
          <w:sz w:val="28"/>
          <w:szCs w:val="28"/>
        </w:rPr>
        <w:t>ack</w:t>
      </w:r>
      <w:r w:rsidRPr="007C3820">
        <w:rPr>
          <w:bCs/>
          <w:caps/>
          <w:kern w:val="44"/>
          <w:sz w:val="28"/>
          <w:szCs w:val="28"/>
        </w:rPr>
        <w:t>groundImpoter::</w:t>
      </w:r>
      <w:proofErr w:type="gramEnd"/>
      <w:r w:rsidRPr="007C3820">
        <w:rPr>
          <w:bCs/>
          <w:caps/>
          <w:kern w:val="44"/>
          <w:sz w:val="28"/>
          <w:szCs w:val="28"/>
        </w:rPr>
        <w:t>importBackground(segDict:file,posDict:file)</w:t>
      </w:r>
    </w:p>
    <w:p w14:paraId="72AAF4D5" w14:textId="77777777" w:rsidR="00143BDA" w:rsidRPr="007C3820" w:rsidRDefault="00143BDA" w:rsidP="00143BDA">
      <w:pPr>
        <w:pStyle w:val="ab"/>
        <w:ind w:left="420" w:firstLineChars="0" w:firstLine="0"/>
        <w:rPr>
          <w:bCs/>
          <w:caps/>
          <w:kern w:val="44"/>
          <w:sz w:val="28"/>
          <w:szCs w:val="28"/>
        </w:rPr>
      </w:pPr>
      <w:proofErr w:type="gramStart"/>
      <w:r w:rsidRPr="007C3820">
        <w:rPr>
          <w:rFonts w:hint="eastAsia"/>
          <w:bCs/>
          <w:caps/>
          <w:kern w:val="44"/>
          <w:sz w:val="28"/>
          <w:szCs w:val="28"/>
        </w:rPr>
        <w:t>p</w:t>
      </w:r>
      <w:r w:rsidRPr="007C3820">
        <w:rPr>
          <w:bCs/>
          <w:caps/>
          <w:kern w:val="44"/>
          <w:sz w:val="28"/>
          <w:szCs w:val="28"/>
        </w:rPr>
        <w:t>re:segDict</w:t>
      </w:r>
      <w:proofErr w:type="gramEnd"/>
      <w:r w:rsidRPr="007C3820">
        <w:rPr>
          <w:bCs/>
          <w:caps/>
          <w:kern w:val="44"/>
          <w:sz w:val="28"/>
          <w:szCs w:val="28"/>
        </w:rPr>
        <w:t>&lt;&gt;None or posDict&lt;&gt;None</w:t>
      </w:r>
    </w:p>
    <w:p w14:paraId="237F961A"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70AE2DB2" w14:textId="77777777" w:rsidR="00143BDA" w:rsidRPr="007C3820" w:rsidRDefault="00143BDA" w:rsidP="00143BDA">
      <w:pPr>
        <w:pStyle w:val="ab"/>
        <w:ind w:left="420" w:firstLineChars="0" w:firstLine="0"/>
        <w:rPr>
          <w:bCs/>
          <w:caps/>
          <w:kern w:val="44"/>
          <w:sz w:val="28"/>
          <w:szCs w:val="28"/>
        </w:rPr>
      </w:pPr>
      <w:r w:rsidRPr="007C3820">
        <w:rPr>
          <w:rFonts w:hint="eastAsia"/>
          <w:bCs/>
          <w:caps/>
          <w:kern w:val="44"/>
          <w:sz w:val="28"/>
          <w:szCs w:val="28"/>
        </w:rPr>
        <w:t>p</w:t>
      </w:r>
      <w:r w:rsidRPr="007C3820">
        <w:rPr>
          <w:bCs/>
          <w:caps/>
          <w:kern w:val="44"/>
          <w:sz w:val="28"/>
          <w:szCs w:val="28"/>
        </w:rPr>
        <w:t>ost: self.NLPExecutor&lt;&gt; self.NLPExecutor@pre</w:t>
      </w:r>
    </w:p>
    <w:p w14:paraId="651C0617" w14:textId="77777777" w:rsidR="00143BDA" w:rsidRPr="007C3820" w:rsidRDefault="00143BDA" w:rsidP="00143BDA">
      <w:pPr>
        <w:pStyle w:val="ab"/>
        <w:numPr>
          <w:ilvl w:val="0"/>
          <w:numId w:val="22"/>
        </w:numPr>
        <w:ind w:firstLineChars="0"/>
        <w:rPr>
          <w:bCs/>
          <w:caps/>
          <w:kern w:val="44"/>
          <w:sz w:val="28"/>
          <w:szCs w:val="28"/>
        </w:rPr>
      </w:pPr>
      <w:r w:rsidRPr="007C3820">
        <w:rPr>
          <w:bCs/>
          <w:caps/>
          <w:kern w:val="44"/>
          <w:sz w:val="28"/>
          <w:szCs w:val="28"/>
        </w:rPr>
        <w:t>GWTI</w:t>
      </w:r>
      <w:r w:rsidRPr="007C3820">
        <w:rPr>
          <w:rFonts w:hint="eastAsia"/>
          <w:bCs/>
          <w:caps/>
          <w:kern w:val="44"/>
          <w:sz w:val="28"/>
          <w:szCs w:val="28"/>
        </w:rPr>
        <w:t>mporter为G</w:t>
      </w:r>
      <w:r w:rsidRPr="007C3820">
        <w:rPr>
          <w:bCs/>
          <w:caps/>
          <w:kern w:val="44"/>
          <w:sz w:val="28"/>
          <w:szCs w:val="28"/>
        </w:rPr>
        <w:t>WT</w:t>
      </w:r>
      <w:r w:rsidRPr="007C3820">
        <w:rPr>
          <w:rFonts w:hint="eastAsia"/>
          <w:bCs/>
          <w:caps/>
          <w:kern w:val="44"/>
          <w:sz w:val="28"/>
          <w:szCs w:val="28"/>
        </w:rPr>
        <w:t>描述导入器，将用户上传的G</w:t>
      </w:r>
      <w:r w:rsidRPr="007C3820">
        <w:rPr>
          <w:bCs/>
          <w:caps/>
          <w:kern w:val="44"/>
          <w:sz w:val="28"/>
          <w:szCs w:val="28"/>
        </w:rPr>
        <w:t>WT</w:t>
      </w:r>
      <w:r w:rsidRPr="007C3820">
        <w:rPr>
          <w:rFonts w:hint="eastAsia"/>
          <w:bCs/>
          <w:caps/>
          <w:kern w:val="44"/>
          <w:sz w:val="28"/>
          <w:szCs w:val="28"/>
        </w:rPr>
        <w:t>文件使用自然语言处理器N</w:t>
      </w:r>
      <w:r w:rsidRPr="007C3820">
        <w:rPr>
          <w:bCs/>
          <w:caps/>
          <w:kern w:val="44"/>
          <w:sz w:val="28"/>
          <w:szCs w:val="28"/>
        </w:rPr>
        <w:t>LPExecutor</w:t>
      </w:r>
      <w:r w:rsidRPr="007C3820">
        <w:rPr>
          <w:rFonts w:hint="eastAsia"/>
          <w:bCs/>
          <w:caps/>
          <w:kern w:val="44"/>
          <w:sz w:val="28"/>
          <w:szCs w:val="28"/>
        </w:rPr>
        <w:t>进行处理，提取主要内容以生成对应的G</w:t>
      </w:r>
      <w:r w:rsidRPr="007C3820">
        <w:rPr>
          <w:bCs/>
          <w:caps/>
          <w:kern w:val="44"/>
          <w:sz w:val="28"/>
          <w:szCs w:val="28"/>
        </w:rPr>
        <w:t>WT</w:t>
      </w:r>
      <w:r w:rsidRPr="007C3820">
        <w:rPr>
          <w:rFonts w:hint="eastAsia"/>
          <w:bCs/>
          <w:caps/>
          <w:kern w:val="44"/>
          <w:sz w:val="28"/>
          <w:szCs w:val="28"/>
        </w:rPr>
        <w:t>对象。G</w:t>
      </w:r>
      <w:r w:rsidRPr="007C3820">
        <w:rPr>
          <w:bCs/>
          <w:caps/>
          <w:kern w:val="44"/>
          <w:sz w:val="28"/>
          <w:szCs w:val="28"/>
        </w:rPr>
        <w:t>WTImporter</w:t>
      </w:r>
      <w:r w:rsidRPr="007C3820">
        <w:rPr>
          <w:rFonts w:hint="eastAsia"/>
          <w:bCs/>
          <w:caps/>
          <w:kern w:val="44"/>
          <w:sz w:val="28"/>
          <w:szCs w:val="28"/>
        </w:rPr>
        <w:t>每次读取一个用户输入的G</w:t>
      </w:r>
      <w:r w:rsidRPr="007C3820">
        <w:rPr>
          <w:bCs/>
          <w:caps/>
          <w:kern w:val="44"/>
          <w:sz w:val="28"/>
          <w:szCs w:val="28"/>
        </w:rPr>
        <w:t>WT</w:t>
      </w:r>
      <w:r w:rsidRPr="007C3820">
        <w:rPr>
          <w:rFonts w:hint="eastAsia"/>
          <w:bCs/>
          <w:caps/>
          <w:kern w:val="44"/>
          <w:sz w:val="28"/>
          <w:szCs w:val="28"/>
        </w:rPr>
        <w:t>文件。</w:t>
      </w:r>
    </w:p>
    <w:p w14:paraId="7F228714"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lastRenderedPageBreak/>
        <w:t>context:GWTImporter</w:t>
      </w:r>
      <w:proofErr w:type="gramEnd"/>
    </w:p>
    <w:p w14:paraId="6AA50B97"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inv:self.inputFile</w:t>
      </w:r>
      <w:proofErr w:type="gramEnd"/>
      <w:r w:rsidRPr="007C3820">
        <w:rPr>
          <w:bCs/>
          <w:caps/>
          <w:kern w:val="44"/>
          <w:sz w:val="28"/>
          <w:szCs w:val="28"/>
        </w:rPr>
        <w:t>-&gt;size()=1</w:t>
      </w:r>
    </w:p>
    <w:p w14:paraId="58BA8D79"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self</w:t>
      </w:r>
      <w:r w:rsidRPr="007C3820">
        <w:rPr>
          <w:bCs/>
          <w:caps/>
          <w:kern w:val="44"/>
          <w:sz w:val="28"/>
          <w:szCs w:val="28"/>
        </w:rPr>
        <w:t>.NLPExecutor-&gt;</w:t>
      </w:r>
      <w:proofErr w:type="gramStart"/>
      <w:r w:rsidRPr="007C3820">
        <w:rPr>
          <w:bCs/>
          <w:caps/>
          <w:kern w:val="44"/>
          <w:sz w:val="28"/>
          <w:szCs w:val="28"/>
        </w:rPr>
        <w:t>size(</w:t>
      </w:r>
      <w:proofErr w:type="gramEnd"/>
      <w:r w:rsidRPr="007C3820">
        <w:rPr>
          <w:bCs/>
          <w:caps/>
          <w:kern w:val="44"/>
          <w:sz w:val="28"/>
          <w:szCs w:val="28"/>
        </w:rPr>
        <w:t>)=1</w:t>
      </w:r>
    </w:p>
    <w:p w14:paraId="07D25133"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传入G</w:t>
      </w:r>
      <w:r w:rsidRPr="007C3820">
        <w:rPr>
          <w:bCs/>
          <w:caps/>
          <w:kern w:val="44"/>
          <w:sz w:val="28"/>
          <w:szCs w:val="28"/>
        </w:rPr>
        <w:t>WT</w:t>
      </w:r>
      <w:r w:rsidRPr="007C3820">
        <w:rPr>
          <w:rFonts w:hint="eastAsia"/>
          <w:bCs/>
          <w:caps/>
          <w:kern w:val="44"/>
          <w:sz w:val="28"/>
          <w:szCs w:val="28"/>
        </w:rPr>
        <w:t>文件路径或内存中保存的G</w:t>
      </w:r>
      <w:r w:rsidRPr="007C3820">
        <w:rPr>
          <w:bCs/>
          <w:caps/>
          <w:kern w:val="44"/>
          <w:sz w:val="28"/>
          <w:szCs w:val="28"/>
        </w:rPr>
        <w:t>WT</w:t>
      </w:r>
      <w:r w:rsidRPr="007C3820">
        <w:rPr>
          <w:rFonts w:hint="eastAsia"/>
          <w:bCs/>
          <w:caps/>
          <w:kern w:val="44"/>
          <w:sz w:val="28"/>
          <w:szCs w:val="28"/>
        </w:rPr>
        <w:t>文档内容，通过N</w:t>
      </w:r>
      <w:r w:rsidRPr="007C3820">
        <w:rPr>
          <w:bCs/>
          <w:caps/>
          <w:kern w:val="44"/>
          <w:sz w:val="28"/>
          <w:szCs w:val="28"/>
        </w:rPr>
        <w:t>LPE</w:t>
      </w:r>
      <w:r w:rsidRPr="007C3820">
        <w:rPr>
          <w:rFonts w:hint="eastAsia"/>
          <w:bCs/>
          <w:caps/>
          <w:kern w:val="44"/>
          <w:sz w:val="28"/>
          <w:szCs w:val="28"/>
        </w:rPr>
        <w:t>xecutor提取出文档各字段内容转换成G</w:t>
      </w:r>
      <w:r w:rsidRPr="007C3820">
        <w:rPr>
          <w:bCs/>
          <w:caps/>
          <w:kern w:val="44"/>
          <w:sz w:val="28"/>
          <w:szCs w:val="28"/>
        </w:rPr>
        <w:t>WT</w:t>
      </w:r>
      <w:r w:rsidRPr="007C3820">
        <w:rPr>
          <w:rFonts w:hint="eastAsia"/>
          <w:bCs/>
          <w:caps/>
          <w:kern w:val="44"/>
          <w:sz w:val="28"/>
          <w:szCs w:val="28"/>
        </w:rPr>
        <w:t>对象。操作完成后</w:t>
      </w:r>
      <w:r w:rsidRPr="007C3820">
        <w:rPr>
          <w:bCs/>
          <w:caps/>
          <w:kern w:val="44"/>
          <w:sz w:val="28"/>
          <w:szCs w:val="28"/>
        </w:rPr>
        <w:t>GWTI</w:t>
      </w:r>
      <w:r w:rsidRPr="007C3820">
        <w:rPr>
          <w:rFonts w:hint="eastAsia"/>
          <w:bCs/>
          <w:caps/>
          <w:kern w:val="44"/>
          <w:sz w:val="28"/>
          <w:szCs w:val="28"/>
        </w:rPr>
        <w:t>mporter关联的G</w:t>
      </w:r>
      <w:r w:rsidRPr="007C3820">
        <w:rPr>
          <w:bCs/>
          <w:caps/>
          <w:kern w:val="44"/>
          <w:sz w:val="28"/>
          <w:szCs w:val="28"/>
        </w:rPr>
        <w:t>WT</w:t>
      </w:r>
      <w:r w:rsidRPr="007C3820">
        <w:rPr>
          <w:rFonts w:hint="eastAsia"/>
          <w:bCs/>
          <w:caps/>
          <w:kern w:val="44"/>
          <w:sz w:val="28"/>
          <w:szCs w:val="28"/>
        </w:rPr>
        <w:t>数据对象数量增加。</w:t>
      </w:r>
    </w:p>
    <w:p w14:paraId="2A81B6C5"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context:GWTImporter::</w:t>
      </w:r>
      <w:proofErr w:type="gramEnd"/>
      <w:r w:rsidRPr="007C3820">
        <w:rPr>
          <w:bCs/>
          <w:caps/>
          <w:kern w:val="44"/>
          <w:sz w:val="28"/>
          <w:szCs w:val="28"/>
        </w:rPr>
        <w:t>importGWT(filepath:string,filecontent:string )</w:t>
      </w:r>
    </w:p>
    <w:p w14:paraId="4D4D619B"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p</w:t>
      </w:r>
      <w:r w:rsidRPr="007C3820">
        <w:rPr>
          <w:bCs/>
          <w:caps/>
          <w:kern w:val="44"/>
          <w:sz w:val="28"/>
          <w:szCs w:val="28"/>
        </w:rPr>
        <w:t>re:filepath.size</w:t>
      </w:r>
      <w:proofErr w:type="gramEnd"/>
      <w:r w:rsidRPr="007C3820">
        <w:rPr>
          <w:bCs/>
          <w:caps/>
          <w:kern w:val="44"/>
          <w:sz w:val="28"/>
          <w:szCs w:val="28"/>
        </w:rPr>
        <w:t>&gt;0 or filecontent.size()&gt;0</w:t>
      </w:r>
    </w:p>
    <w:p w14:paraId="2CA6606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05CE561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post: self.DataDispatcher.GWT -&gt; </w:t>
      </w:r>
      <w:proofErr w:type="gramStart"/>
      <w:r w:rsidRPr="007C3820">
        <w:rPr>
          <w:bCs/>
          <w:caps/>
          <w:kern w:val="44"/>
          <w:sz w:val="28"/>
          <w:szCs w:val="28"/>
        </w:rPr>
        <w:t>size(</w:t>
      </w:r>
      <w:proofErr w:type="gramEnd"/>
      <w:r w:rsidRPr="007C3820">
        <w:rPr>
          <w:bCs/>
          <w:caps/>
          <w:kern w:val="44"/>
          <w:sz w:val="28"/>
          <w:szCs w:val="28"/>
        </w:rPr>
        <w:t>) &gt;= (self.DataDispatcher.GWT -&gt; size())@pre</w:t>
      </w:r>
    </w:p>
    <w:p w14:paraId="57C9B367" w14:textId="77777777" w:rsidR="00143BDA" w:rsidRPr="007C3820" w:rsidRDefault="00143BDA" w:rsidP="00143BDA">
      <w:pPr>
        <w:pStyle w:val="ab"/>
        <w:ind w:left="780" w:firstLineChars="0" w:firstLine="0"/>
        <w:rPr>
          <w:bCs/>
          <w:caps/>
          <w:kern w:val="44"/>
          <w:sz w:val="28"/>
          <w:szCs w:val="28"/>
        </w:rPr>
      </w:pPr>
    </w:p>
    <w:p w14:paraId="6FF46AB4" w14:textId="77777777" w:rsidR="00143BDA" w:rsidRPr="007C3820" w:rsidRDefault="00143BDA" w:rsidP="00143BDA">
      <w:pPr>
        <w:pStyle w:val="ab"/>
        <w:ind w:left="780" w:firstLineChars="0" w:firstLine="0"/>
        <w:rPr>
          <w:bCs/>
          <w:caps/>
          <w:kern w:val="44"/>
          <w:sz w:val="28"/>
          <w:szCs w:val="28"/>
        </w:rPr>
      </w:pPr>
    </w:p>
    <w:p w14:paraId="0EAE7800" w14:textId="77777777" w:rsidR="00143BDA" w:rsidRPr="007C3820" w:rsidRDefault="00143BDA" w:rsidP="00143BDA">
      <w:pPr>
        <w:pStyle w:val="ab"/>
        <w:numPr>
          <w:ilvl w:val="0"/>
          <w:numId w:val="22"/>
        </w:numPr>
        <w:ind w:firstLineChars="0"/>
        <w:rPr>
          <w:bCs/>
          <w:caps/>
          <w:kern w:val="44"/>
          <w:sz w:val="28"/>
          <w:szCs w:val="28"/>
        </w:rPr>
      </w:pPr>
      <w:bookmarkStart w:id="31" w:name="_Hlk533797183"/>
      <w:r w:rsidRPr="007C3820">
        <w:rPr>
          <w:bCs/>
          <w:caps/>
          <w:kern w:val="44"/>
          <w:sz w:val="28"/>
          <w:szCs w:val="28"/>
        </w:rPr>
        <w:t>RUCMGenerator</w:t>
      </w:r>
      <w:r w:rsidRPr="007C3820">
        <w:rPr>
          <w:rFonts w:hint="eastAsia"/>
          <w:bCs/>
          <w:caps/>
          <w:kern w:val="44"/>
          <w:sz w:val="28"/>
          <w:szCs w:val="28"/>
        </w:rPr>
        <w:t>为R</w:t>
      </w:r>
      <w:r w:rsidRPr="007C3820">
        <w:rPr>
          <w:bCs/>
          <w:caps/>
          <w:kern w:val="44"/>
          <w:sz w:val="28"/>
          <w:szCs w:val="28"/>
        </w:rPr>
        <w:t>UCM</w:t>
      </w:r>
      <w:r w:rsidRPr="007C3820">
        <w:rPr>
          <w:rFonts w:hint="eastAsia"/>
          <w:bCs/>
          <w:caps/>
          <w:kern w:val="44"/>
          <w:sz w:val="28"/>
          <w:szCs w:val="28"/>
        </w:rPr>
        <w:t>描述生成器，对用户选择的G</w:t>
      </w:r>
      <w:r w:rsidRPr="007C3820">
        <w:rPr>
          <w:bCs/>
          <w:caps/>
          <w:kern w:val="44"/>
          <w:sz w:val="28"/>
          <w:szCs w:val="28"/>
        </w:rPr>
        <w:t>WT</w:t>
      </w:r>
      <w:r w:rsidRPr="007C3820">
        <w:rPr>
          <w:rFonts w:hint="eastAsia"/>
          <w:bCs/>
          <w:caps/>
          <w:kern w:val="44"/>
          <w:sz w:val="28"/>
          <w:szCs w:val="28"/>
        </w:rPr>
        <w:t>进行分析并添加中间标签，提取中间标签标记的内容生成R</w:t>
      </w:r>
      <w:r w:rsidRPr="007C3820">
        <w:rPr>
          <w:bCs/>
          <w:caps/>
          <w:kern w:val="44"/>
          <w:sz w:val="28"/>
          <w:szCs w:val="28"/>
        </w:rPr>
        <w:t>UCM</w:t>
      </w:r>
      <w:r w:rsidRPr="007C3820">
        <w:rPr>
          <w:rFonts w:hint="eastAsia"/>
          <w:bCs/>
          <w:caps/>
          <w:kern w:val="44"/>
          <w:sz w:val="28"/>
          <w:szCs w:val="28"/>
        </w:rPr>
        <w:t>对象，将一组R</w:t>
      </w:r>
      <w:r w:rsidRPr="007C3820">
        <w:rPr>
          <w:bCs/>
          <w:caps/>
          <w:kern w:val="44"/>
          <w:sz w:val="28"/>
          <w:szCs w:val="28"/>
        </w:rPr>
        <w:t>UCM</w:t>
      </w:r>
      <w:r w:rsidRPr="007C3820">
        <w:rPr>
          <w:rFonts w:hint="eastAsia"/>
          <w:bCs/>
          <w:caps/>
          <w:kern w:val="44"/>
          <w:sz w:val="28"/>
          <w:szCs w:val="28"/>
        </w:rPr>
        <w:t>对象输出为一个文本文档Output</w:t>
      </w:r>
      <w:r w:rsidRPr="007C3820">
        <w:rPr>
          <w:bCs/>
          <w:caps/>
          <w:kern w:val="44"/>
          <w:sz w:val="28"/>
          <w:szCs w:val="28"/>
        </w:rPr>
        <w:t>F</w:t>
      </w:r>
      <w:r w:rsidRPr="007C3820">
        <w:rPr>
          <w:rFonts w:hint="eastAsia"/>
          <w:bCs/>
          <w:caps/>
          <w:kern w:val="44"/>
          <w:sz w:val="28"/>
          <w:szCs w:val="28"/>
        </w:rPr>
        <w:t>ile。</w:t>
      </w:r>
      <w:r w:rsidRPr="007C3820">
        <w:rPr>
          <w:bCs/>
          <w:caps/>
          <w:kern w:val="44"/>
          <w:sz w:val="28"/>
          <w:szCs w:val="28"/>
        </w:rPr>
        <w:t>RUCMGenerator</w:t>
      </w:r>
      <w:r w:rsidRPr="007C3820">
        <w:rPr>
          <w:rFonts w:hint="eastAsia"/>
          <w:bCs/>
          <w:caps/>
          <w:kern w:val="44"/>
          <w:sz w:val="28"/>
          <w:szCs w:val="28"/>
        </w:rPr>
        <w:t>接受一组原始G</w:t>
      </w:r>
      <w:r w:rsidRPr="007C3820">
        <w:rPr>
          <w:bCs/>
          <w:caps/>
          <w:kern w:val="44"/>
          <w:sz w:val="28"/>
          <w:szCs w:val="28"/>
        </w:rPr>
        <w:t>WT</w:t>
      </w:r>
      <w:r w:rsidRPr="007C3820">
        <w:rPr>
          <w:rFonts w:hint="eastAsia"/>
          <w:bCs/>
          <w:caps/>
          <w:kern w:val="44"/>
          <w:sz w:val="28"/>
          <w:szCs w:val="28"/>
        </w:rPr>
        <w:t>对象，使用标签生成器</w:t>
      </w:r>
      <w:r w:rsidRPr="007C3820">
        <w:rPr>
          <w:bCs/>
          <w:caps/>
          <w:kern w:val="44"/>
          <w:sz w:val="28"/>
          <w:szCs w:val="28"/>
        </w:rPr>
        <w:t>LabelGenerator</w:t>
      </w:r>
      <w:r w:rsidRPr="007C3820">
        <w:rPr>
          <w:rFonts w:hint="eastAsia"/>
          <w:bCs/>
          <w:caps/>
          <w:kern w:val="44"/>
          <w:sz w:val="28"/>
          <w:szCs w:val="28"/>
        </w:rPr>
        <w:t>分析G</w:t>
      </w:r>
      <w:r w:rsidRPr="007C3820">
        <w:rPr>
          <w:bCs/>
          <w:caps/>
          <w:kern w:val="44"/>
          <w:sz w:val="28"/>
          <w:szCs w:val="28"/>
        </w:rPr>
        <w:t>WT</w:t>
      </w:r>
      <w:r w:rsidRPr="007C3820">
        <w:rPr>
          <w:rFonts w:hint="eastAsia"/>
          <w:bCs/>
          <w:caps/>
          <w:kern w:val="44"/>
          <w:sz w:val="28"/>
          <w:szCs w:val="28"/>
        </w:rPr>
        <w:t>对象属性并添加中间标签转换成Tagged</w:t>
      </w:r>
      <w:r w:rsidRPr="007C3820">
        <w:rPr>
          <w:bCs/>
          <w:caps/>
          <w:kern w:val="44"/>
          <w:sz w:val="28"/>
          <w:szCs w:val="28"/>
        </w:rPr>
        <w:t>GWT</w:t>
      </w:r>
      <w:r w:rsidRPr="007C3820">
        <w:rPr>
          <w:rFonts w:hint="eastAsia"/>
          <w:bCs/>
          <w:caps/>
          <w:kern w:val="44"/>
          <w:sz w:val="28"/>
          <w:szCs w:val="28"/>
        </w:rPr>
        <w:t>，使用自然语言处理器N</w:t>
      </w:r>
      <w:r w:rsidRPr="007C3820">
        <w:rPr>
          <w:bCs/>
          <w:caps/>
          <w:kern w:val="44"/>
          <w:sz w:val="28"/>
          <w:szCs w:val="28"/>
        </w:rPr>
        <w:t>LPExecutor</w:t>
      </w:r>
      <w:r w:rsidRPr="007C3820">
        <w:rPr>
          <w:rFonts w:hint="eastAsia"/>
          <w:bCs/>
          <w:caps/>
          <w:kern w:val="44"/>
          <w:sz w:val="28"/>
          <w:szCs w:val="28"/>
        </w:rPr>
        <w:t>分析一组Tagged</w:t>
      </w:r>
      <w:r w:rsidRPr="007C3820">
        <w:rPr>
          <w:bCs/>
          <w:caps/>
          <w:kern w:val="44"/>
          <w:sz w:val="28"/>
          <w:szCs w:val="28"/>
        </w:rPr>
        <w:t>GWT</w:t>
      </w:r>
      <w:r w:rsidRPr="007C3820">
        <w:rPr>
          <w:rFonts w:hint="eastAsia"/>
          <w:bCs/>
          <w:caps/>
          <w:kern w:val="44"/>
          <w:sz w:val="28"/>
          <w:szCs w:val="28"/>
        </w:rPr>
        <w:t>对象生成一个完整的R</w:t>
      </w:r>
      <w:r w:rsidRPr="007C3820">
        <w:rPr>
          <w:bCs/>
          <w:caps/>
          <w:kern w:val="44"/>
          <w:sz w:val="28"/>
          <w:szCs w:val="28"/>
        </w:rPr>
        <w:t>UCM</w:t>
      </w:r>
      <w:r w:rsidRPr="007C3820">
        <w:rPr>
          <w:rFonts w:hint="eastAsia"/>
          <w:bCs/>
          <w:caps/>
          <w:kern w:val="44"/>
          <w:sz w:val="28"/>
          <w:szCs w:val="28"/>
        </w:rPr>
        <w:t>描述。</w:t>
      </w:r>
    </w:p>
    <w:bookmarkEnd w:id="31"/>
    <w:p w14:paraId="563E4E2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RUCMGenerator</w:t>
      </w:r>
    </w:p>
    <w:p w14:paraId="2F49D456"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lastRenderedPageBreak/>
        <w:t>inv:</w:t>
      </w:r>
    </w:p>
    <w:p w14:paraId="3E63C5B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self.NLPExecutor-&gt;</w:t>
      </w:r>
      <w:proofErr w:type="gramStart"/>
      <w:r w:rsidRPr="007C3820">
        <w:rPr>
          <w:bCs/>
          <w:caps/>
          <w:kern w:val="44"/>
          <w:sz w:val="28"/>
          <w:szCs w:val="28"/>
        </w:rPr>
        <w:t>size(</w:t>
      </w:r>
      <w:proofErr w:type="gramEnd"/>
      <w:r w:rsidRPr="007C3820">
        <w:rPr>
          <w:bCs/>
          <w:caps/>
          <w:kern w:val="44"/>
          <w:sz w:val="28"/>
          <w:szCs w:val="28"/>
        </w:rPr>
        <w:t>)=1</w:t>
      </w:r>
    </w:p>
    <w:p w14:paraId="14A54C4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self.LabelGenerator-&gt;</w:t>
      </w:r>
      <w:proofErr w:type="gramStart"/>
      <w:r w:rsidRPr="007C3820">
        <w:rPr>
          <w:bCs/>
          <w:caps/>
          <w:kern w:val="44"/>
          <w:sz w:val="28"/>
          <w:szCs w:val="28"/>
        </w:rPr>
        <w:t>size(</w:t>
      </w:r>
      <w:proofErr w:type="gramEnd"/>
      <w:r w:rsidRPr="007C3820">
        <w:rPr>
          <w:bCs/>
          <w:caps/>
          <w:kern w:val="44"/>
          <w:sz w:val="28"/>
          <w:szCs w:val="28"/>
        </w:rPr>
        <w:t>)=1</w:t>
      </w:r>
    </w:p>
    <w:p w14:paraId="246C4C96"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self.OutputFile-&gt;</w:t>
      </w:r>
      <w:proofErr w:type="gramStart"/>
      <w:r w:rsidRPr="007C3820">
        <w:rPr>
          <w:bCs/>
          <w:caps/>
          <w:kern w:val="44"/>
          <w:sz w:val="28"/>
          <w:szCs w:val="28"/>
        </w:rPr>
        <w:t>size(</w:t>
      </w:r>
      <w:proofErr w:type="gramEnd"/>
      <w:r w:rsidRPr="007C3820">
        <w:rPr>
          <w:bCs/>
          <w:caps/>
          <w:kern w:val="44"/>
          <w:sz w:val="28"/>
          <w:szCs w:val="28"/>
        </w:rPr>
        <w:t>)=1</w:t>
      </w:r>
    </w:p>
    <w:p w14:paraId="69C2D59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self.RUCM-&gt;</w:t>
      </w:r>
      <w:proofErr w:type="gramStart"/>
      <w:r w:rsidRPr="007C3820">
        <w:rPr>
          <w:bCs/>
          <w:caps/>
          <w:kern w:val="44"/>
          <w:sz w:val="28"/>
          <w:szCs w:val="28"/>
        </w:rPr>
        <w:t>size(</w:t>
      </w:r>
      <w:proofErr w:type="gramEnd"/>
      <w:r w:rsidRPr="007C3820">
        <w:rPr>
          <w:bCs/>
          <w:caps/>
          <w:kern w:val="44"/>
          <w:sz w:val="28"/>
          <w:szCs w:val="28"/>
        </w:rPr>
        <w:t>)&gt;=1</w:t>
      </w:r>
    </w:p>
    <w:p w14:paraId="72888CB8"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对输入的一组G</w:t>
      </w:r>
      <w:r w:rsidRPr="007C3820">
        <w:rPr>
          <w:bCs/>
          <w:caps/>
          <w:kern w:val="44"/>
          <w:sz w:val="28"/>
          <w:szCs w:val="28"/>
        </w:rPr>
        <w:t>WT</w:t>
      </w:r>
      <w:r w:rsidRPr="007C3820">
        <w:rPr>
          <w:rFonts w:hint="eastAsia"/>
          <w:bCs/>
          <w:caps/>
          <w:kern w:val="44"/>
          <w:sz w:val="28"/>
          <w:szCs w:val="28"/>
        </w:rPr>
        <w:t>数据进行分析，将其转换成一组对应的R</w:t>
      </w:r>
      <w:r w:rsidRPr="007C3820">
        <w:rPr>
          <w:bCs/>
          <w:caps/>
          <w:kern w:val="44"/>
          <w:sz w:val="28"/>
          <w:szCs w:val="28"/>
        </w:rPr>
        <w:t>UCM</w:t>
      </w:r>
      <w:r w:rsidRPr="007C3820">
        <w:rPr>
          <w:rFonts w:hint="eastAsia"/>
          <w:bCs/>
          <w:caps/>
          <w:kern w:val="44"/>
          <w:sz w:val="28"/>
          <w:szCs w:val="28"/>
        </w:rPr>
        <w:t>描述，生成输出文档内容。</w:t>
      </w:r>
    </w:p>
    <w:p w14:paraId="7B8B55A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RUCMGenerator::</w:t>
      </w:r>
      <w:proofErr w:type="gramEnd"/>
      <w:r w:rsidRPr="007C3820">
        <w:rPr>
          <w:bCs/>
          <w:caps/>
          <w:kern w:val="44"/>
          <w:sz w:val="28"/>
          <w:szCs w:val="28"/>
        </w:rPr>
        <w:t>generateRUCMs(gwtList:</w:t>
      </w:r>
      <w:r w:rsidRPr="007C3820">
        <w:rPr>
          <w:rFonts w:hint="eastAsia"/>
          <w:bCs/>
          <w:caps/>
          <w:kern w:val="44"/>
          <w:sz w:val="28"/>
          <w:szCs w:val="28"/>
        </w:rPr>
        <w:t>set</w:t>
      </w:r>
      <w:r w:rsidRPr="007C3820">
        <w:rPr>
          <w:bCs/>
          <w:caps/>
          <w:kern w:val="44"/>
          <w:sz w:val="28"/>
          <w:szCs w:val="28"/>
        </w:rPr>
        <w:t>)</w:t>
      </w:r>
    </w:p>
    <w:p w14:paraId="2B617CE0"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5600606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self.LabelGenerator-&gt;</w:t>
      </w:r>
      <w:proofErr w:type="gramStart"/>
      <w:r w:rsidRPr="007C3820">
        <w:rPr>
          <w:bCs/>
          <w:caps/>
          <w:kern w:val="44"/>
          <w:sz w:val="28"/>
          <w:szCs w:val="28"/>
        </w:rPr>
        <w:t>size(</w:t>
      </w:r>
      <w:proofErr w:type="gramEnd"/>
      <w:r w:rsidRPr="007C3820">
        <w:rPr>
          <w:bCs/>
          <w:caps/>
          <w:kern w:val="44"/>
          <w:sz w:val="28"/>
          <w:szCs w:val="28"/>
        </w:rPr>
        <w:t>)=1</w:t>
      </w:r>
    </w:p>
    <w:p w14:paraId="678071F7"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self.OutputFile-&gt;</w:t>
      </w:r>
      <w:proofErr w:type="gramStart"/>
      <w:r w:rsidRPr="007C3820">
        <w:rPr>
          <w:bCs/>
          <w:caps/>
          <w:kern w:val="44"/>
          <w:sz w:val="28"/>
          <w:szCs w:val="28"/>
        </w:rPr>
        <w:t>size(</w:t>
      </w:r>
      <w:proofErr w:type="gramEnd"/>
      <w:r w:rsidRPr="007C3820">
        <w:rPr>
          <w:bCs/>
          <w:caps/>
          <w:kern w:val="44"/>
          <w:sz w:val="28"/>
          <w:szCs w:val="28"/>
        </w:rPr>
        <w:t>)=1</w:t>
      </w:r>
    </w:p>
    <w:p w14:paraId="45A1034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 xml:space="preserve"> self.RUCM-&gt;</w:t>
      </w:r>
      <w:proofErr w:type="gramStart"/>
      <w:r w:rsidRPr="007C3820">
        <w:rPr>
          <w:bCs/>
          <w:caps/>
          <w:kern w:val="44"/>
          <w:sz w:val="28"/>
          <w:szCs w:val="28"/>
        </w:rPr>
        <w:t>size(</w:t>
      </w:r>
      <w:proofErr w:type="gramEnd"/>
      <w:r w:rsidRPr="007C3820">
        <w:rPr>
          <w:bCs/>
          <w:caps/>
          <w:kern w:val="44"/>
          <w:sz w:val="28"/>
          <w:szCs w:val="28"/>
        </w:rPr>
        <w:t>)&gt;=1</w:t>
      </w:r>
    </w:p>
    <w:p w14:paraId="4D084A08"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将输入的一组Tagged</w:t>
      </w:r>
      <w:r w:rsidRPr="007C3820">
        <w:rPr>
          <w:bCs/>
          <w:caps/>
          <w:kern w:val="44"/>
          <w:sz w:val="28"/>
          <w:szCs w:val="28"/>
        </w:rPr>
        <w:t>GWT</w:t>
      </w:r>
      <w:r w:rsidRPr="007C3820">
        <w:rPr>
          <w:rFonts w:hint="eastAsia"/>
          <w:bCs/>
          <w:caps/>
          <w:kern w:val="44"/>
          <w:sz w:val="28"/>
          <w:szCs w:val="28"/>
        </w:rPr>
        <w:t>对象转换成一个完整的R</w:t>
      </w:r>
      <w:r w:rsidRPr="007C3820">
        <w:rPr>
          <w:bCs/>
          <w:caps/>
          <w:kern w:val="44"/>
          <w:sz w:val="28"/>
          <w:szCs w:val="28"/>
        </w:rPr>
        <w:t>UCM</w:t>
      </w:r>
      <w:r w:rsidRPr="007C3820">
        <w:rPr>
          <w:rFonts w:hint="eastAsia"/>
          <w:bCs/>
          <w:caps/>
          <w:kern w:val="44"/>
          <w:sz w:val="28"/>
          <w:szCs w:val="28"/>
        </w:rPr>
        <w:t>描述。</w:t>
      </w:r>
    </w:p>
    <w:p w14:paraId="520D036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RUCMGenerator::</w:t>
      </w:r>
      <w:proofErr w:type="gramEnd"/>
      <w:r w:rsidRPr="007C3820">
        <w:rPr>
          <w:bCs/>
          <w:caps/>
          <w:kern w:val="44"/>
          <w:sz w:val="28"/>
          <w:szCs w:val="28"/>
        </w:rPr>
        <w:t>generateRUCM(taggedList:</w:t>
      </w:r>
      <w:r w:rsidRPr="007C3820">
        <w:rPr>
          <w:rFonts w:hint="eastAsia"/>
          <w:bCs/>
          <w:caps/>
          <w:kern w:val="44"/>
          <w:sz w:val="28"/>
          <w:szCs w:val="28"/>
        </w:rPr>
        <w:t>set</w:t>
      </w:r>
      <w:r w:rsidRPr="007C3820">
        <w:rPr>
          <w:bCs/>
          <w:caps/>
          <w:kern w:val="44"/>
          <w:sz w:val="28"/>
          <w:szCs w:val="28"/>
        </w:rPr>
        <w:t>)</w:t>
      </w:r>
    </w:p>
    <w:p w14:paraId="5849435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0DAA2DA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self.LabelGenerator-&gt;</w:t>
      </w:r>
      <w:proofErr w:type="gramStart"/>
      <w:r w:rsidRPr="007C3820">
        <w:rPr>
          <w:bCs/>
          <w:caps/>
          <w:kern w:val="44"/>
          <w:sz w:val="28"/>
          <w:szCs w:val="28"/>
        </w:rPr>
        <w:t>size(</w:t>
      </w:r>
      <w:proofErr w:type="gramEnd"/>
      <w:r w:rsidRPr="007C3820">
        <w:rPr>
          <w:bCs/>
          <w:caps/>
          <w:kern w:val="44"/>
          <w:sz w:val="28"/>
          <w:szCs w:val="28"/>
        </w:rPr>
        <w:t>)=1</w:t>
      </w:r>
    </w:p>
    <w:p w14:paraId="54A6954B"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t</w:t>
      </w:r>
      <w:r w:rsidRPr="007C3820">
        <w:rPr>
          <w:bCs/>
          <w:caps/>
          <w:kern w:val="44"/>
          <w:sz w:val="28"/>
          <w:szCs w:val="28"/>
        </w:rPr>
        <w:t>aggedList-&gt;</w:t>
      </w:r>
      <w:proofErr w:type="gramStart"/>
      <w:r w:rsidRPr="007C3820">
        <w:rPr>
          <w:bCs/>
          <w:caps/>
          <w:kern w:val="44"/>
          <w:sz w:val="28"/>
          <w:szCs w:val="28"/>
        </w:rPr>
        <w:t>size(</w:t>
      </w:r>
      <w:proofErr w:type="gramEnd"/>
      <w:r w:rsidRPr="007C3820">
        <w:rPr>
          <w:bCs/>
          <w:caps/>
          <w:kern w:val="44"/>
          <w:sz w:val="28"/>
          <w:szCs w:val="28"/>
        </w:rPr>
        <w:t>)&gt;0</w:t>
      </w:r>
    </w:p>
    <w:p w14:paraId="15BA437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post: RUCM -&gt; </w:t>
      </w:r>
      <w:proofErr w:type="gramStart"/>
      <w:r w:rsidRPr="007C3820">
        <w:rPr>
          <w:bCs/>
          <w:caps/>
          <w:kern w:val="44"/>
          <w:sz w:val="28"/>
          <w:szCs w:val="28"/>
        </w:rPr>
        <w:t>size(</w:t>
      </w:r>
      <w:proofErr w:type="gramEnd"/>
      <w:r w:rsidRPr="007C3820">
        <w:rPr>
          <w:bCs/>
          <w:caps/>
          <w:kern w:val="44"/>
          <w:sz w:val="28"/>
          <w:szCs w:val="28"/>
        </w:rPr>
        <w:t>) = (RUCM -&gt; size())@pre+1</w:t>
      </w:r>
    </w:p>
    <w:p w14:paraId="25BB6202"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由输入的一组Tagged</w:t>
      </w:r>
      <w:r w:rsidRPr="007C3820">
        <w:rPr>
          <w:bCs/>
          <w:caps/>
          <w:kern w:val="44"/>
          <w:sz w:val="28"/>
          <w:szCs w:val="28"/>
        </w:rPr>
        <w:t>GWT</w:t>
      </w:r>
      <w:r w:rsidRPr="007C3820">
        <w:rPr>
          <w:rFonts w:hint="eastAsia"/>
          <w:bCs/>
          <w:caps/>
          <w:kern w:val="44"/>
          <w:sz w:val="28"/>
          <w:szCs w:val="28"/>
        </w:rPr>
        <w:t>对象生成对应R</w:t>
      </w:r>
      <w:r w:rsidRPr="007C3820">
        <w:rPr>
          <w:bCs/>
          <w:caps/>
          <w:kern w:val="44"/>
          <w:sz w:val="28"/>
          <w:szCs w:val="28"/>
        </w:rPr>
        <w:t>UCM</w:t>
      </w:r>
      <w:r w:rsidRPr="007C3820">
        <w:rPr>
          <w:rFonts w:hint="eastAsia"/>
          <w:bCs/>
          <w:caps/>
          <w:kern w:val="44"/>
          <w:sz w:val="28"/>
          <w:szCs w:val="28"/>
        </w:rPr>
        <w:t>描述的</w:t>
      </w:r>
      <w:r w:rsidRPr="007C3820">
        <w:rPr>
          <w:bCs/>
          <w:caps/>
          <w:kern w:val="44"/>
          <w:sz w:val="28"/>
          <w:szCs w:val="28"/>
        </w:rPr>
        <w:t>Brief Description</w:t>
      </w:r>
      <w:r w:rsidRPr="007C3820">
        <w:rPr>
          <w:rFonts w:hint="eastAsia"/>
          <w:bCs/>
          <w:caps/>
          <w:kern w:val="44"/>
          <w:sz w:val="28"/>
          <w:szCs w:val="28"/>
        </w:rPr>
        <w:t>。</w:t>
      </w:r>
    </w:p>
    <w:p w14:paraId="20ABB388"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r w:rsidRPr="007C3820">
        <w:rPr>
          <w:bCs/>
          <w:caps/>
          <w:kern w:val="44"/>
          <w:sz w:val="28"/>
          <w:szCs w:val="28"/>
        </w:rPr>
        <w:lastRenderedPageBreak/>
        <w:t>RUCMGenerator::briefDescription(taggedList:</w:t>
      </w:r>
      <w:r w:rsidRPr="007C3820">
        <w:rPr>
          <w:rFonts w:hint="eastAsia"/>
          <w:bCs/>
          <w:caps/>
          <w:kern w:val="44"/>
          <w:sz w:val="28"/>
          <w:szCs w:val="28"/>
        </w:rPr>
        <w:t>set</w:t>
      </w:r>
      <w:r w:rsidRPr="007C3820">
        <w:rPr>
          <w:bCs/>
          <w:caps/>
          <w:kern w:val="44"/>
          <w:sz w:val="28"/>
          <w:szCs w:val="28"/>
        </w:rPr>
        <w:t>，rucm:RUCM)</w:t>
      </w:r>
    </w:p>
    <w:p w14:paraId="761322D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572CD2B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taggedList-&gt;size&gt;0</w:t>
      </w:r>
    </w:p>
    <w:p w14:paraId="6D9DC339"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post:rucm.briefDescription</w:t>
      </w:r>
      <w:proofErr w:type="gramEnd"/>
      <w:r w:rsidRPr="007C3820">
        <w:rPr>
          <w:rFonts w:hint="eastAsia"/>
          <w:bCs/>
          <w:caps/>
          <w:kern w:val="44"/>
          <w:sz w:val="28"/>
          <w:szCs w:val="28"/>
        </w:rPr>
        <w:t>&lt;</w:t>
      </w:r>
      <w:r w:rsidRPr="007C3820">
        <w:rPr>
          <w:bCs/>
          <w:caps/>
          <w:kern w:val="44"/>
          <w:sz w:val="28"/>
          <w:szCs w:val="28"/>
        </w:rPr>
        <w:t>&gt;None</w:t>
      </w:r>
    </w:p>
    <w:p w14:paraId="585759BE"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由输入的一组Tagged</w:t>
      </w:r>
      <w:r w:rsidRPr="007C3820">
        <w:rPr>
          <w:bCs/>
          <w:caps/>
          <w:kern w:val="44"/>
          <w:sz w:val="28"/>
          <w:szCs w:val="28"/>
        </w:rPr>
        <w:t>GWT</w:t>
      </w:r>
      <w:r w:rsidRPr="007C3820">
        <w:rPr>
          <w:rFonts w:hint="eastAsia"/>
          <w:bCs/>
          <w:caps/>
          <w:kern w:val="44"/>
          <w:sz w:val="28"/>
          <w:szCs w:val="28"/>
        </w:rPr>
        <w:t>对象生成对应R</w:t>
      </w:r>
      <w:r w:rsidRPr="007C3820">
        <w:rPr>
          <w:bCs/>
          <w:caps/>
          <w:kern w:val="44"/>
          <w:sz w:val="28"/>
          <w:szCs w:val="28"/>
        </w:rPr>
        <w:t>UCM</w:t>
      </w:r>
      <w:r w:rsidRPr="007C3820">
        <w:rPr>
          <w:rFonts w:hint="eastAsia"/>
          <w:bCs/>
          <w:caps/>
          <w:kern w:val="44"/>
          <w:sz w:val="28"/>
          <w:szCs w:val="28"/>
        </w:rPr>
        <w:t>描述的</w:t>
      </w:r>
      <w:r w:rsidRPr="007C3820">
        <w:rPr>
          <w:bCs/>
          <w:caps/>
          <w:kern w:val="44"/>
          <w:sz w:val="28"/>
          <w:szCs w:val="28"/>
        </w:rPr>
        <w:t>Basic Flow</w:t>
      </w:r>
      <w:r w:rsidRPr="007C3820">
        <w:rPr>
          <w:rFonts w:hint="eastAsia"/>
          <w:bCs/>
          <w:caps/>
          <w:kern w:val="44"/>
          <w:sz w:val="28"/>
          <w:szCs w:val="28"/>
        </w:rPr>
        <w:t>。</w:t>
      </w:r>
    </w:p>
    <w:p w14:paraId="2A1AA790"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RUCMGenerator::basicflow(taggedList:</w:t>
      </w:r>
      <w:r w:rsidRPr="007C3820">
        <w:rPr>
          <w:rFonts w:hint="eastAsia"/>
          <w:bCs/>
          <w:caps/>
          <w:kern w:val="44"/>
          <w:sz w:val="28"/>
          <w:szCs w:val="28"/>
        </w:rPr>
        <w:t>s</w:t>
      </w:r>
      <w:r w:rsidRPr="007C3820">
        <w:rPr>
          <w:bCs/>
          <w:caps/>
          <w:kern w:val="44"/>
          <w:sz w:val="28"/>
          <w:szCs w:val="28"/>
        </w:rPr>
        <w:t>et，rucm:RUCM)</w:t>
      </w:r>
    </w:p>
    <w:p w14:paraId="5B9B1B7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6879DAD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taggedList-&gt;size&gt;0</w:t>
      </w:r>
    </w:p>
    <w:p w14:paraId="25CCEA1B"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rucm.basicFlow</w:t>
      </w:r>
      <w:r w:rsidRPr="007C3820">
        <w:rPr>
          <w:rFonts w:hint="eastAsia"/>
          <w:bCs/>
          <w:caps/>
          <w:kern w:val="44"/>
          <w:sz w:val="28"/>
          <w:szCs w:val="28"/>
        </w:rPr>
        <w:t>&lt;</w:t>
      </w:r>
      <w:r w:rsidRPr="007C3820">
        <w:rPr>
          <w:bCs/>
          <w:caps/>
          <w:kern w:val="44"/>
          <w:sz w:val="28"/>
          <w:szCs w:val="28"/>
        </w:rPr>
        <w:t>&gt;None</w:t>
      </w:r>
    </w:p>
    <w:p w14:paraId="413DE7A6"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由输入的一组Tagged</w:t>
      </w:r>
      <w:r w:rsidRPr="007C3820">
        <w:rPr>
          <w:bCs/>
          <w:caps/>
          <w:kern w:val="44"/>
          <w:sz w:val="28"/>
          <w:szCs w:val="28"/>
        </w:rPr>
        <w:t>GWT</w:t>
      </w:r>
      <w:r w:rsidRPr="007C3820">
        <w:rPr>
          <w:rFonts w:hint="eastAsia"/>
          <w:bCs/>
          <w:caps/>
          <w:kern w:val="44"/>
          <w:sz w:val="28"/>
          <w:szCs w:val="28"/>
        </w:rPr>
        <w:t>对象生成对应R</w:t>
      </w:r>
      <w:r w:rsidRPr="007C3820">
        <w:rPr>
          <w:bCs/>
          <w:caps/>
          <w:kern w:val="44"/>
          <w:sz w:val="28"/>
          <w:szCs w:val="28"/>
        </w:rPr>
        <w:t>UCM</w:t>
      </w:r>
      <w:r w:rsidRPr="007C3820">
        <w:rPr>
          <w:rFonts w:hint="eastAsia"/>
          <w:bCs/>
          <w:caps/>
          <w:kern w:val="44"/>
          <w:sz w:val="28"/>
          <w:szCs w:val="28"/>
        </w:rPr>
        <w:t>描述的S</w:t>
      </w:r>
      <w:r w:rsidRPr="007C3820">
        <w:rPr>
          <w:bCs/>
          <w:caps/>
          <w:kern w:val="44"/>
          <w:sz w:val="28"/>
          <w:szCs w:val="28"/>
        </w:rPr>
        <w:t>pecific Alternative Flow</w:t>
      </w:r>
      <w:r w:rsidRPr="007C3820">
        <w:rPr>
          <w:rFonts w:hint="eastAsia"/>
          <w:bCs/>
          <w:caps/>
          <w:kern w:val="44"/>
          <w:sz w:val="28"/>
          <w:szCs w:val="28"/>
        </w:rPr>
        <w:t>、</w:t>
      </w:r>
      <w:r w:rsidRPr="007C3820">
        <w:rPr>
          <w:bCs/>
          <w:caps/>
          <w:kern w:val="44"/>
          <w:sz w:val="28"/>
          <w:szCs w:val="28"/>
        </w:rPr>
        <w:t>B</w:t>
      </w:r>
      <w:r w:rsidRPr="007C3820">
        <w:rPr>
          <w:rFonts w:hint="eastAsia"/>
          <w:bCs/>
          <w:caps/>
          <w:kern w:val="44"/>
          <w:sz w:val="28"/>
          <w:szCs w:val="28"/>
        </w:rPr>
        <w:t>ounded</w:t>
      </w:r>
      <w:r w:rsidRPr="007C3820">
        <w:rPr>
          <w:bCs/>
          <w:caps/>
          <w:kern w:val="44"/>
          <w:sz w:val="28"/>
          <w:szCs w:val="28"/>
        </w:rPr>
        <w:t xml:space="preserve"> Alternative Flow</w:t>
      </w:r>
      <w:r w:rsidRPr="007C3820">
        <w:rPr>
          <w:rFonts w:hint="eastAsia"/>
          <w:bCs/>
          <w:caps/>
          <w:kern w:val="44"/>
          <w:sz w:val="28"/>
          <w:szCs w:val="28"/>
        </w:rPr>
        <w:t>、</w:t>
      </w:r>
      <w:r w:rsidRPr="007C3820">
        <w:rPr>
          <w:bCs/>
          <w:caps/>
          <w:kern w:val="44"/>
          <w:sz w:val="28"/>
          <w:szCs w:val="28"/>
        </w:rPr>
        <w:t>G</w:t>
      </w:r>
      <w:r w:rsidRPr="007C3820">
        <w:rPr>
          <w:rFonts w:hint="eastAsia"/>
          <w:bCs/>
          <w:caps/>
          <w:kern w:val="44"/>
          <w:sz w:val="28"/>
          <w:szCs w:val="28"/>
        </w:rPr>
        <w:t>lobal</w:t>
      </w:r>
      <w:r w:rsidRPr="007C3820">
        <w:rPr>
          <w:bCs/>
          <w:caps/>
          <w:kern w:val="44"/>
          <w:sz w:val="28"/>
          <w:szCs w:val="28"/>
        </w:rPr>
        <w:t xml:space="preserve"> Alternative Flow(</w:t>
      </w:r>
      <w:r w:rsidRPr="007C3820">
        <w:rPr>
          <w:rFonts w:hint="eastAsia"/>
          <w:bCs/>
          <w:caps/>
          <w:kern w:val="44"/>
          <w:sz w:val="28"/>
          <w:szCs w:val="28"/>
        </w:rPr>
        <w:t>若R</w:t>
      </w:r>
      <w:r w:rsidRPr="007C3820">
        <w:rPr>
          <w:bCs/>
          <w:caps/>
          <w:kern w:val="44"/>
          <w:sz w:val="28"/>
          <w:szCs w:val="28"/>
        </w:rPr>
        <w:t>UCM</w:t>
      </w:r>
      <w:r w:rsidRPr="007C3820">
        <w:rPr>
          <w:rFonts w:hint="eastAsia"/>
          <w:bCs/>
          <w:caps/>
          <w:kern w:val="44"/>
          <w:sz w:val="28"/>
          <w:szCs w:val="28"/>
        </w:rPr>
        <w:t>含有这一种或几种可选事件流</w:t>
      </w:r>
      <w:r w:rsidRPr="007C3820">
        <w:rPr>
          <w:bCs/>
          <w:caps/>
          <w:kern w:val="44"/>
          <w:sz w:val="28"/>
          <w:szCs w:val="28"/>
        </w:rPr>
        <w:t>)</w:t>
      </w:r>
      <w:r w:rsidRPr="007C3820">
        <w:rPr>
          <w:rFonts w:hint="eastAsia"/>
          <w:bCs/>
          <w:caps/>
          <w:kern w:val="44"/>
          <w:sz w:val="28"/>
          <w:szCs w:val="28"/>
        </w:rPr>
        <w:t>。</w:t>
      </w:r>
    </w:p>
    <w:p w14:paraId="7EEC9CF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RUCMGenerator::alternativeFlow(taggedList：</w:t>
      </w:r>
      <w:r w:rsidRPr="007C3820">
        <w:rPr>
          <w:rFonts w:hint="eastAsia"/>
          <w:bCs/>
          <w:caps/>
          <w:kern w:val="44"/>
          <w:sz w:val="28"/>
          <w:szCs w:val="28"/>
        </w:rPr>
        <w:t>s</w:t>
      </w:r>
      <w:r w:rsidRPr="007C3820">
        <w:rPr>
          <w:bCs/>
          <w:caps/>
          <w:kern w:val="44"/>
          <w:sz w:val="28"/>
          <w:szCs w:val="28"/>
        </w:rPr>
        <w:t>et，rucm:RUCM)</w:t>
      </w:r>
    </w:p>
    <w:p w14:paraId="564EFC35"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2F2E71EB"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taggedList-&gt;size&gt;0</w:t>
      </w:r>
    </w:p>
    <w:p w14:paraId="23D51718"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post: rucm.specificAlt&lt;&gt;None or rucm.boundedAlt&lt;&gt;None or </w:t>
      </w:r>
      <w:r w:rsidRPr="007C3820">
        <w:rPr>
          <w:bCs/>
          <w:caps/>
          <w:kern w:val="44"/>
          <w:sz w:val="28"/>
          <w:szCs w:val="28"/>
        </w:rPr>
        <w:lastRenderedPageBreak/>
        <w:t>rucm.globalAlt&lt;&gt;None</w:t>
      </w:r>
    </w:p>
    <w:p w14:paraId="40E3BB93"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将生成的一组</w:t>
      </w:r>
      <w:r w:rsidRPr="007C3820">
        <w:rPr>
          <w:bCs/>
          <w:caps/>
          <w:kern w:val="44"/>
          <w:sz w:val="28"/>
          <w:szCs w:val="28"/>
        </w:rPr>
        <w:t>RUCM</w:t>
      </w:r>
      <w:r w:rsidRPr="007C3820">
        <w:rPr>
          <w:rFonts w:hint="eastAsia"/>
          <w:bCs/>
          <w:caps/>
          <w:kern w:val="44"/>
          <w:sz w:val="28"/>
          <w:szCs w:val="28"/>
        </w:rPr>
        <w:t>对象转换成输出文件文本内容。</w:t>
      </w:r>
    </w:p>
    <w:p w14:paraId="7B9FD7A8"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RUCMGenerator::</w:t>
      </w:r>
      <w:proofErr w:type="gramEnd"/>
      <w:r w:rsidRPr="007C3820">
        <w:rPr>
          <w:bCs/>
          <w:caps/>
          <w:kern w:val="44"/>
          <w:sz w:val="28"/>
          <w:szCs w:val="28"/>
        </w:rPr>
        <w:t>generateOutput()</w:t>
      </w:r>
    </w:p>
    <w:p w14:paraId="3E213F6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self.RUCM-&gt;size&gt;0</w:t>
      </w:r>
    </w:p>
    <w:p w14:paraId="1C89C6CE"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self.OutputFile-&gt;</w:t>
      </w:r>
      <w:proofErr w:type="gramStart"/>
      <w:r w:rsidRPr="007C3820">
        <w:rPr>
          <w:bCs/>
          <w:caps/>
          <w:kern w:val="44"/>
          <w:sz w:val="28"/>
          <w:szCs w:val="28"/>
        </w:rPr>
        <w:t>size(</w:t>
      </w:r>
      <w:proofErr w:type="gramEnd"/>
      <w:r w:rsidRPr="007C3820">
        <w:rPr>
          <w:bCs/>
          <w:caps/>
          <w:kern w:val="44"/>
          <w:sz w:val="28"/>
          <w:szCs w:val="28"/>
        </w:rPr>
        <w:t>)=1</w:t>
      </w:r>
    </w:p>
    <w:p w14:paraId="6C9CA0C1" w14:textId="292CD61E" w:rsidR="00143BDA" w:rsidRPr="007C3820" w:rsidRDefault="00143BDA" w:rsidP="00143BDA">
      <w:pPr>
        <w:pStyle w:val="3"/>
        <w:rPr>
          <w:b w:val="0"/>
          <w:caps/>
        </w:rPr>
      </w:pPr>
      <w:r w:rsidRPr="007C3820">
        <w:rPr>
          <w:rFonts w:hint="eastAsia"/>
          <w:caps/>
        </w:rPr>
        <w:t xml:space="preserve"> </w:t>
      </w:r>
      <w:r w:rsidRPr="007C3820">
        <w:rPr>
          <w:b w:val="0"/>
          <w:caps/>
        </w:rPr>
        <w:t xml:space="preserve"> </w:t>
      </w:r>
      <w:bookmarkStart w:id="32" w:name="_Toc532080677"/>
      <w:bookmarkStart w:id="33" w:name="_Toc533976195"/>
      <w:r w:rsidRPr="007C3820">
        <w:rPr>
          <w:rFonts w:hint="eastAsia"/>
          <w:b w:val="0"/>
          <w:caps/>
        </w:rPr>
        <w:t>(</w:t>
      </w:r>
      <w:r w:rsidR="00871EA2">
        <w:rPr>
          <w:b w:val="0"/>
          <w:caps/>
        </w:rPr>
        <w:t>4</w:t>
      </w:r>
      <w:r w:rsidRPr="007C3820">
        <w:rPr>
          <w:b w:val="0"/>
          <w:caps/>
        </w:rPr>
        <w:t>)</w:t>
      </w:r>
      <w:bookmarkEnd w:id="32"/>
      <w:r w:rsidR="00871EA2">
        <w:rPr>
          <w:rFonts w:hint="eastAsia"/>
          <w:b w:val="0"/>
          <w:caps/>
        </w:rPr>
        <w:t>功能支持层</w:t>
      </w:r>
      <w:bookmarkEnd w:id="33"/>
    </w:p>
    <w:p w14:paraId="4FCFF6BC" w14:textId="77777777" w:rsidR="00143BDA" w:rsidRPr="007C3820" w:rsidRDefault="00143BDA" w:rsidP="00143BDA">
      <w:pPr>
        <w:pStyle w:val="ab"/>
        <w:numPr>
          <w:ilvl w:val="0"/>
          <w:numId w:val="22"/>
        </w:numPr>
        <w:ind w:firstLineChars="0"/>
        <w:rPr>
          <w:bCs/>
          <w:caps/>
          <w:kern w:val="44"/>
          <w:sz w:val="28"/>
          <w:szCs w:val="28"/>
        </w:rPr>
      </w:pPr>
      <w:r w:rsidRPr="007C3820">
        <w:rPr>
          <w:bCs/>
          <w:caps/>
          <w:kern w:val="44"/>
          <w:sz w:val="28"/>
          <w:szCs w:val="28"/>
        </w:rPr>
        <w:t>LableGenerator</w:t>
      </w:r>
      <w:r w:rsidRPr="007C3820">
        <w:rPr>
          <w:rFonts w:hint="eastAsia"/>
          <w:bCs/>
          <w:caps/>
          <w:kern w:val="44"/>
          <w:sz w:val="28"/>
          <w:szCs w:val="28"/>
        </w:rPr>
        <w:t>为中间标签生成器，对输入的一组G</w:t>
      </w:r>
      <w:r w:rsidRPr="007C3820">
        <w:rPr>
          <w:bCs/>
          <w:caps/>
          <w:kern w:val="44"/>
          <w:sz w:val="28"/>
          <w:szCs w:val="28"/>
        </w:rPr>
        <w:t>WT</w:t>
      </w:r>
      <w:r w:rsidRPr="007C3820">
        <w:rPr>
          <w:rFonts w:hint="eastAsia"/>
          <w:bCs/>
          <w:caps/>
          <w:kern w:val="44"/>
          <w:sz w:val="28"/>
          <w:szCs w:val="28"/>
        </w:rPr>
        <w:t>进行分析并添加中间标签，转换成Tagged</w:t>
      </w:r>
      <w:r w:rsidRPr="007C3820">
        <w:rPr>
          <w:bCs/>
          <w:caps/>
          <w:kern w:val="44"/>
          <w:sz w:val="28"/>
          <w:szCs w:val="28"/>
        </w:rPr>
        <w:t>GWT</w:t>
      </w:r>
      <w:r w:rsidRPr="007C3820">
        <w:rPr>
          <w:rFonts w:hint="eastAsia"/>
          <w:bCs/>
          <w:caps/>
          <w:kern w:val="44"/>
          <w:sz w:val="28"/>
          <w:szCs w:val="28"/>
        </w:rPr>
        <w:t>对象。</w:t>
      </w:r>
    </w:p>
    <w:p w14:paraId="7839766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LableGenerator</w:t>
      </w:r>
    </w:p>
    <w:p w14:paraId="4F80C4D5"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inv:self.NLPExecutor</w:t>
      </w:r>
      <w:proofErr w:type="gramEnd"/>
      <w:r w:rsidRPr="007C3820">
        <w:rPr>
          <w:bCs/>
          <w:caps/>
          <w:kern w:val="44"/>
          <w:sz w:val="28"/>
          <w:szCs w:val="28"/>
        </w:rPr>
        <w:t>-&gt;size()=1</w:t>
      </w:r>
    </w:p>
    <w:p w14:paraId="1A0BF0D4"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self</w:t>
      </w:r>
      <w:r w:rsidRPr="007C3820">
        <w:rPr>
          <w:bCs/>
          <w:caps/>
          <w:kern w:val="44"/>
          <w:sz w:val="28"/>
          <w:szCs w:val="28"/>
        </w:rPr>
        <w:t>.GWT-&gt;</w:t>
      </w:r>
      <w:proofErr w:type="gramStart"/>
      <w:r w:rsidRPr="007C3820">
        <w:rPr>
          <w:bCs/>
          <w:caps/>
          <w:kern w:val="44"/>
          <w:sz w:val="28"/>
          <w:szCs w:val="28"/>
        </w:rPr>
        <w:t>size(</w:t>
      </w:r>
      <w:proofErr w:type="gramEnd"/>
      <w:r w:rsidRPr="007C3820">
        <w:rPr>
          <w:bCs/>
          <w:caps/>
          <w:kern w:val="44"/>
          <w:sz w:val="28"/>
          <w:szCs w:val="28"/>
        </w:rPr>
        <w:t>)&gt;0</w:t>
      </w:r>
    </w:p>
    <w:p w14:paraId="5722B980"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对传入的一组G</w:t>
      </w:r>
      <w:r w:rsidRPr="007C3820">
        <w:rPr>
          <w:bCs/>
          <w:caps/>
          <w:kern w:val="44"/>
          <w:sz w:val="28"/>
          <w:szCs w:val="28"/>
        </w:rPr>
        <w:t>WT</w:t>
      </w:r>
      <w:r w:rsidRPr="007C3820">
        <w:rPr>
          <w:rFonts w:hint="eastAsia"/>
          <w:bCs/>
          <w:caps/>
          <w:kern w:val="44"/>
          <w:sz w:val="28"/>
          <w:szCs w:val="28"/>
        </w:rPr>
        <w:t>对象进行分析，添加标签生成对应的一组Tagged</w:t>
      </w:r>
      <w:r w:rsidRPr="007C3820">
        <w:rPr>
          <w:bCs/>
          <w:caps/>
          <w:kern w:val="44"/>
          <w:sz w:val="28"/>
          <w:szCs w:val="28"/>
        </w:rPr>
        <w:t>GWT</w:t>
      </w:r>
      <w:r w:rsidRPr="007C3820">
        <w:rPr>
          <w:rFonts w:hint="eastAsia"/>
          <w:bCs/>
          <w:caps/>
          <w:kern w:val="44"/>
          <w:sz w:val="28"/>
          <w:szCs w:val="28"/>
        </w:rPr>
        <w:t>对象</w:t>
      </w:r>
    </w:p>
    <w:p w14:paraId="6A333E16"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generateLable(</w:t>
      </w:r>
      <w:proofErr w:type="gramStart"/>
      <w:r w:rsidRPr="007C3820">
        <w:rPr>
          <w:bCs/>
          <w:caps/>
          <w:kern w:val="44"/>
          <w:sz w:val="28"/>
          <w:szCs w:val="28"/>
        </w:rPr>
        <w:t>gwtlist</w:t>
      </w:r>
      <w:r w:rsidRPr="007C3820">
        <w:rPr>
          <w:rFonts w:hint="eastAsia"/>
          <w:bCs/>
          <w:caps/>
          <w:kern w:val="44"/>
          <w:sz w:val="28"/>
          <w:szCs w:val="28"/>
        </w:rPr>
        <w:t>:set</w:t>
      </w:r>
      <w:proofErr w:type="gramEnd"/>
      <w:r w:rsidRPr="007C3820">
        <w:rPr>
          <w:bCs/>
          <w:caps/>
          <w:kern w:val="44"/>
          <w:sz w:val="28"/>
          <w:szCs w:val="28"/>
        </w:rPr>
        <w:t>):set</w:t>
      </w:r>
    </w:p>
    <w:p w14:paraId="4AE1C2FC"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pre:gwtList</w:t>
      </w:r>
      <w:proofErr w:type="gramEnd"/>
      <w:r w:rsidRPr="007C3820">
        <w:rPr>
          <w:bCs/>
          <w:caps/>
          <w:kern w:val="44"/>
          <w:sz w:val="28"/>
          <w:szCs w:val="28"/>
        </w:rPr>
        <w:t>-&gt;notEmpty()</w:t>
      </w:r>
    </w:p>
    <w:p w14:paraId="52021417"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34C9885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post:self.T</w:t>
      </w:r>
      <w:r w:rsidRPr="007C3820">
        <w:rPr>
          <w:rFonts w:hint="eastAsia"/>
          <w:bCs/>
          <w:caps/>
          <w:kern w:val="44"/>
          <w:sz w:val="28"/>
          <w:szCs w:val="28"/>
        </w:rPr>
        <w:t>agged</w:t>
      </w:r>
      <w:r w:rsidRPr="007C3820">
        <w:rPr>
          <w:bCs/>
          <w:caps/>
          <w:kern w:val="44"/>
          <w:sz w:val="28"/>
          <w:szCs w:val="28"/>
        </w:rPr>
        <w:t>GWT</w:t>
      </w:r>
      <w:r w:rsidRPr="007C3820">
        <w:rPr>
          <w:rFonts w:hint="eastAsia"/>
          <w:bCs/>
          <w:caps/>
          <w:kern w:val="44"/>
          <w:sz w:val="28"/>
          <w:szCs w:val="28"/>
        </w:rPr>
        <w:t>-&gt;</w:t>
      </w:r>
      <w:r w:rsidRPr="007C3820">
        <w:rPr>
          <w:bCs/>
          <w:caps/>
          <w:kern w:val="44"/>
          <w:sz w:val="28"/>
          <w:szCs w:val="28"/>
        </w:rPr>
        <w:t>size()&gt;</w:t>
      </w:r>
      <w:r w:rsidRPr="007C3820">
        <w:rPr>
          <w:rFonts w:hint="eastAsia"/>
          <w:bCs/>
          <w:caps/>
          <w:kern w:val="44"/>
          <w:sz w:val="28"/>
          <w:szCs w:val="28"/>
        </w:rPr>
        <w:t>（</w:t>
      </w:r>
      <w:r w:rsidRPr="007C3820">
        <w:rPr>
          <w:bCs/>
          <w:caps/>
          <w:kern w:val="44"/>
          <w:sz w:val="28"/>
          <w:szCs w:val="28"/>
        </w:rPr>
        <w:t>self.T</w:t>
      </w:r>
      <w:r w:rsidRPr="007C3820">
        <w:rPr>
          <w:rFonts w:hint="eastAsia"/>
          <w:bCs/>
          <w:caps/>
          <w:kern w:val="44"/>
          <w:sz w:val="28"/>
          <w:szCs w:val="28"/>
        </w:rPr>
        <w:t>agged</w:t>
      </w:r>
      <w:r w:rsidRPr="007C3820">
        <w:rPr>
          <w:bCs/>
          <w:caps/>
          <w:kern w:val="44"/>
          <w:sz w:val="28"/>
          <w:szCs w:val="28"/>
        </w:rPr>
        <w:t>GWT</w:t>
      </w:r>
      <w:r w:rsidRPr="007C3820">
        <w:rPr>
          <w:rFonts w:hint="eastAsia"/>
          <w:bCs/>
          <w:caps/>
          <w:kern w:val="44"/>
          <w:sz w:val="28"/>
          <w:szCs w:val="28"/>
        </w:rPr>
        <w:t>-&gt;</w:t>
      </w:r>
      <w:proofErr w:type="gramStart"/>
      <w:r w:rsidRPr="007C3820">
        <w:rPr>
          <w:bCs/>
          <w:caps/>
          <w:kern w:val="44"/>
          <w:sz w:val="28"/>
          <w:szCs w:val="28"/>
        </w:rPr>
        <w:t>size(</w:t>
      </w:r>
      <w:proofErr w:type="gramEnd"/>
      <w:r w:rsidRPr="007C3820">
        <w:rPr>
          <w:bCs/>
          <w:caps/>
          <w:kern w:val="44"/>
          <w:sz w:val="28"/>
          <w:szCs w:val="28"/>
        </w:rPr>
        <w:t>))</w:t>
      </w:r>
      <w:r w:rsidRPr="007C3820">
        <w:rPr>
          <w:rFonts w:hint="eastAsia"/>
          <w:bCs/>
          <w:caps/>
          <w:kern w:val="44"/>
          <w:sz w:val="28"/>
          <w:szCs w:val="28"/>
        </w:rPr>
        <w:t>@pre</w:t>
      </w:r>
    </w:p>
    <w:p w14:paraId="327FCD6B"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对传入的一组G</w:t>
      </w:r>
      <w:r w:rsidRPr="007C3820">
        <w:rPr>
          <w:bCs/>
          <w:caps/>
          <w:kern w:val="44"/>
          <w:sz w:val="28"/>
          <w:szCs w:val="28"/>
        </w:rPr>
        <w:t>WT</w:t>
      </w:r>
      <w:r w:rsidRPr="007C3820">
        <w:rPr>
          <w:rFonts w:hint="eastAsia"/>
          <w:bCs/>
          <w:caps/>
          <w:kern w:val="44"/>
          <w:sz w:val="28"/>
          <w:szCs w:val="28"/>
        </w:rPr>
        <w:t>对象进行分析，添加G</w:t>
      </w:r>
      <w:r w:rsidRPr="007C3820">
        <w:rPr>
          <w:bCs/>
          <w:caps/>
          <w:kern w:val="44"/>
          <w:sz w:val="28"/>
          <w:szCs w:val="28"/>
        </w:rPr>
        <w:t>WT</w:t>
      </w:r>
      <w:r w:rsidRPr="007C3820">
        <w:rPr>
          <w:rFonts w:hint="eastAsia"/>
          <w:bCs/>
          <w:caps/>
          <w:kern w:val="44"/>
          <w:sz w:val="28"/>
          <w:szCs w:val="28"/>
        </w:rPr>
        <w:t>级的标签Use</w:t>
      </w:r>
      <w:r w:rsidRPr="007C3820">
        <w:rPr>
          <w:bCs/>
          <w:caps/>
          <w:kern w:val="44"/>
          <w:sz w:val="28"/>
          <w:szCs w:val="28"/>
        </w:rPr>
        <w:t>C</w:t>
      </w:r>
      <w:r w:rsidRPr="007C3820">
        <w:rPr>
          <w:rFonts w:hint="eastAsia"/>
          <w:bCs/>
          <w:caps/>
          <w:kern w:val="44"/>
          <w:sz w:val="28"/>
          <w:szCs w:val="28"/>
        </w:rPr>
        <w:t>ase</w:t>
      </w:r>
      <w:r w:rsidRPr="007C3820">
        <w:rPr>
          <w:bCs/>
          <w:caps/>
          <w:kern w:val="44"/>
          <w:sz w:val="28"/>
          <w:szCs w:val="28"/>
        </w:rPr>
        <w:t>N</w:t>
      </w:r>
      <w:r w:rsidRPr="007C3820">
        <w:rPr>
          <w:rFonts w:hint="eastAsia"/>
          <w:bCs/>
          <w:caps/>
          <w:kern w:val="44"/>
          <w:sz w:val="28"/>
          <w:szCs w:val="28"/>
        </w:rPr>
        <w:t>ame、Flow</w:t>
      </w:r>
      <w:r w:rsidRPr="007C3820">
        <w:rPr>
          <w:bCs/>
          <w:caps/>
          <w:kern w:val="44"/>
          <w:sz w:val="28"/>
          <w:szCs w:val="28"/>
        </w:rPr>
        <w:t>T</w:t>
      </w:r>
      <w:r w:rsidRPr="007C3820">
        <w:rPr>
          <w:rFonts w:hint="eastAsia"/>
          <w:bCs/>
          <w:caps/>
          <w:kern w:val="44"/>
          <w:sz w:val="28"/>
          <w:szCs w:val="28"/>
        </w:rPr>
        <w:t>ype，</w:t>
      </w:r>
      <w:proofErr w:type="gramStart"/>
      <w:r w:rsidRPr="007C3820">
        <w:rPr>
          <w:rFonts w:hint="eastAsia"/>
          <w:bCs/>
          <w:caps/>
          <w:kern w:val="44"/>
          <w:sz w:val="28"/>
          <w:szCs w:val="28"/>
        </w:rPr>
        <w:t>句子级</w:t>
      </w:r>
      <w:proofErr w:type="gramEnd"/>
      <w:r w:rsidRPr="007C3820">
        <w:rPr>
          <w:rFonts w:hint="eastAsia"/>
          <w:bCs/>
          <w:caps/>
          <w:kern w:val="44"/>
          <w:sz w:val="28"/>
          <w:szCs w:val="28"/>
        </w:rPr>
        <w:t>的标签wordlist、actor、action</w:t>
      </w:r>
    </w:p>
    <w:p w14:paraId="6BF83F9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lastRenderedPageBreak/>
        <w:t>Context _simpleLable(</w:t>
      </w:r>
      <w:proofErr w:type="gramStart"/>
      <w:r w:rsidRPr="007C3820">
        <w:rPr>
          <w:rFonts w:hint="eastAsia"/>
          <w:bCs/>
          <w:caps/>
          <w:kern w:val="44"/>
          <w:sz w:val="28"/>
          <w:szCs w:val="28"/>
        </w:rPr>
        <w:t>gwt</w:t>
      </w:r>
      <w:r w:rsidRPr="007C3820">
        <w:rPr>
          <w:bCs/>
          <w:caps/>
          <w:kern w:val="44"/>
          <w:sz w:val="28"/>
          <w:szCs w:val="28"/>
        </w:rPr>
        <w:t>L</w:t>
      </w:r>
      <w:r w:rsidRPr="007C3820">
        <w:rPr>
          <w:rFonts w:hint="eastAsia"/>
          <w:bCs/>
          <w:caps/>
          <w:kern w:val="44"/>
          <w:sz w:val="28"/>
          <w:szCs w:val="28"/>
        </w:rPr>
        <w:t>ist</w:t>
      </w:r>
      <w:r w:rsidRPr="007C3820">
        <w:rPr>
          <w:bCs/>
          <w:caps/>
          <w:kern w:val="44"/>
          <w:sz w:val="28"/>
          <w:szCs w:val="28"/>
        </w:rPr>
        <w:t>:set</w:t>
      </w:r>
      <w:proofErr w:type="gramEnd"/>
      <w:r w:rsidRPr="007C3820">
        <w:rPr>
          <w:bCs/>
          <w:caps/>
          <w:kern w:val="44"/>
          <w:sz w:val="28"/>
          <w:szCs w:val="28"/>
        </w:rPr>
        <w:t>):set</w:t>
      </w:r>
    </w:p>
    <w:p w14:paraId="2DAD374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gwtList-&gt;</w:t>
      </w:r>
      <w:proofErr w:type="gramStart"/>
      <w:r w:rsidRPr="007C3820">
        <w:rPr>
          <w:bCs/>
          <w:caps/>
          <w:kern w:val="44"/>
          <w:sz w:val="28"/>
          <w:szCs w:val="28"/>
        </w:rPr>
        <w:t>notEmpty(</w:t>
      </w:r>
      <w:proofErr w:type="gramEnd"/>
      <w:r w:rsidRPr="007C3820">
        <w:rPr>
          <w:bCs/>
          <w:caps/>
          <w:kern w:val="44"/>
          <w:sz w:val="28"/>
          <w:szCs w:val="28"/>
        </w:rPr>
        <w:t>)</w:t>
      </w:r>
    </w:p>
    <w:p w14:paraId="692ECFD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43E899F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self.T</w:t>
      </w:r>
      <w:r w:rsidRPr="007C3820">
        <w:rPr>
          <w:rFonts w:hint="eastAsia"/>
          <w:bCs/>
          <w:caps/>
          <w:kern w:val="44"/>
          <w:sz w:val="28"/>
          <w:szCs w:val="28"/>
        </w:rPr>
        <w:t>agged</w:t>
      </w:r>
      <w:r w:rsidRPr="007C3820">
        <w:rPr>
          <w:bCs/>
          <w:caps/>
          <w:kern w:val="44"/>
          <w:sz w:val="28"/>
          <w:szCs w:val="28"/>
        </w:rPr>
        <w:t>GWT-&gt;forAll(useCaseName&lt;&gt;None or flowType</w:t>
      </w:r>
      <w:r w:rsidRPr="007C3820">
        <w:rPr>
          <w:rFonts w:hint="eastAsia"/>
          <w:bCs/>
          <w:caps/>
          <w:kern w:val="44"/>
          <w:sz w:val="28"/>
          <w:szCs w:val="28"/>
        </w:rPr>
        <w:t>&lt;</w:t>
      </w:r>
      <w:r w:rsidRPr="007C3820">
        <w:rPr>
          <w:bCs/>
          <w:caps/>
          <w:kern w:val="44"/>
          <w:sz w:val="28"/>
          <w:szCs w:val="28"/>
        </w:rPr>
        <w:t>&gt;None)</w:t>
      </w:r>
    </w:p>
    <w:p w14:paraId="4D6856CD"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s</w:t>
      </w:r>
      <w:r w:rsidRPr="007C3820">
        <w:rPr>
          <w:bCs/>
          <w:caps/>
          <w:kern w:val="44"/>
          <w:sz w:val="28"/>
          <w:szCs w:val="28"/>
        </w:rPr>
        <w:t>elf.TaggedGWT.Whens</w:t>
      </w:r>
      <w:proofErr w:type="gramEnd"/>
      <w:r w:rsidRPr="007C3820">
        <w:rPr>
          <w:bCs/>
          <w:caps/>
          <w:kern w:val="44"/>
          <w:sz w:val="28"/>
          <w:szCs w:val="28"/>
        </w:rPr>
        <w:t>-&gt;forAll(wordlist&lt;&gt;None and actor&lt;&gt;None and action&lt;&gt;None)</w:t>
      </w:r>
    </w:p>
    <w:p w14:paraId="36D6D2C9"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对传入的一组G</w:t>
      </w:r>
      <w:r w:rsidRPr="007C3820">
        <w:rPr>
          <w:bCs/>
          <w:caps/>
          <w:kern w:val="44"/>
          <w:sz w:val="28"/>
          <w:szCs w:val="28"/>
        </w:rPr>
        <w:t>WT</w:t>
      </w:r>
      <w:r w:rsidRPr="007C3820">
        <w:rPr>
          <w:rFonts w:hint="eastAsia"/>
          <w:bCs/>
          <w:caps/>
          <w:kern w:val="44"/>
          <w:sz w:val="28"/>
          <w:szCs w:val="28"/>
        </w:rPr>
        <w:t>对象进行分析，添加G</w:t>
      </w:r>
      <w:r w:rsidRPr="007C3820">
        <w:rPr>
          <w:bCs/>
          <w:caps/>
          <w:kern w:val="44"/>
          <w:sz w:val="28"/>
          <w:szCs w:val="28"/>
        </w:rPr>
        <w:t>WT</w:t>
      </w:r>
      <w:r w:rsidRPr="007C3820">
        <w:rPr>
          <w:rFonts w:hint="eastAsia"/>
          <w:bCs/>
          <w:caps/>
          <w:kern w:val="44"/>
          <w:sz w:val="28"/>
          <w:szCs w:val="28"/>
        </w:rPr>
        <w:t>级的标签refer、condition、</w:t>
      </w:r>
      <w:r w:rsidRPr="007C3820">
        <w:rPr>
          <w:bCs/>
          <w:caps/>
          <w:kern w:val="44"/>
          <w:sz w:val="28"/>
          <w:szCs w:val="28"/>
        </w:rPr>
        <w:t>F</w:t>
      </w:r>
      <w:r w:rsidRPr="007C3820">
        <w:rPr>
          <w:rFonts w:hint="eastAsia"/>
          <w:bCs/>
          <w:caps/>
          <w:kern w:val="44"/>
          <w:sz w:val="28"/>
          <w:szCs w:val="28"/>
        </w:rPr>
        <w:t>lowType，</w:t>
      </w:r>
      <w:proofErr w:type="gramStart"/>
      <w:r w:rsidRPr="007C3820">
        <w:rPr>
          <w:rFonts w:hint="eastAsia"/>
          <w:bCs/>
          <w:caps/>
          <w:kern w:val="44"/>
          <w:sz w:val="28"/>
          <w:szCs w:val="28"/>
        </w:rPr>
        <w:t>句子级</w:t>
      </w:r>
      <w:proofErr w:type="gramEnd"/>
      <w:r w:rsidRPr="007C3820">
        <w:rPr>
          <w:rFonts w:hint="eastAsia"/>
          <w:bCs/>
          <w:caps/>
          <w:kern w:val="44"/>
          <w:sz w:val="28"/>
          <w:szCs w:val="28"/>
        </w:rPr>
        <w:t>的标签normal</w:t>
      </w:r>
      <w:r w:rsidRPr="007C3820">
        <w:rPr>
          <w:bCs/>
          <w:caps/>
          <w:kern w:val="44"/>
          <w:sz w:val="28"/>
          <w:szCs w:val="28"/>
        </w:rPr>
        <w:t>C</w:t>
      </w:r>
      <w:r w:rsidRPr="007C3820">
        <w:rPr>
          <w:rFonts w:hint="eastAsia"/>
          <w:bCs/>
          <w:caps/>
          <w:kern w:val="44"/>
          <w:sz w:val="28"/>
          <w:szCs w:val="28"/>
        </w:rPr>
        <w:t>ontent、type、associated</w:t>
      </w:r>
    </w:p>
    <w:p w14:paraId="6A613A77"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_</w:t>
      </w:r>
      <w:proofErr w:type="gramStart"/>
      <w:r w:rsidRPr="007C3820">
        <w:rPr>
          <w:bCs/>
          <w:caps/>
          <w:kern w:val="44"/>
          <w:sz w:val="28"/>
          <w:szCs w:val="28"/>
        </w:rPr>
        <w:t>addGWTLable(</w:t>
      </w:r>
      <w:proofErr w:type="gramEnd"/>
      <w:r w:rsidRPr="007C3820">
        <w:rPr>
          <w:bCs/>
          <w:caps/>
          <w:kern w:val="44"/>
          <w:sz w:val="28"/>
          <w:szCs w:val="28"/>
        </w:rPr>
        <w:t>)</w:t>
      </w:r>
    </w:p>
    <w:p w14:paraId="2F0CD21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gwtList-&gt;</w:t>
      </w:r>
      <w:proofErr w:type="gramStart"/>
      <w:r w:rsidRPr="007C3820">
        <w:rPr>
          <w:bCs/>
          <w:caps/>
          <w:kern w:val="44"/>
          <w:sz w:val="28"/>
          <w:szCs w:val="28"/>
        </w:rPr>
        <w:t>notEmpty(</w:t>
      </w:r>
      <w:proofErr w:type="gramEnd"/>
      <w:r w:rsidRPr="007C3820">
        <w:rPr>
          <w:bCs/>
          <w:caps/>
          <w:kern w:val="44"/>
          <w:sz w:val="28"/>
          <w:szCs w:val="28"/>
        </w:rPr>
        <w:t>)</w:t>
      </w:r>
    </w:p>
    <w:p w14:paraId="19E423DB"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6040532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self.T</w:t>
      </w:r>
      <w:r w:rsidRPr="007C3820">
        <w:rPr>
          <w:rFonts w:hint="eastAsia"/>
          <w:bCs/>
          <w:caps/>
          <w:kern w:val="44"/>
          <w:sz w:val="28"/>
          <w:szCs w:val="28"/>
        </w:rPr>
        <w:t>agged</w:t>
      </w:r>
      <w:r w:rsidRPr="007C3820">
        <w:rPr>
          <w:bCs/>
          <w:caps/>
          <w:kern w:val="44"/>
          <w:sz w:val="28"/>
          <w:szCs w:val="28"/>
        </w:rPr>
        <w:t>GWT-&gt;forAll(flowType</w:t>
      </w:r>
      <w:r w:rsidRPr="007C3820">
        <w:rPr>
          <w:rFonts w:hint="eastAsia"/>
          <w:bCs/>
          <w:caps/>
          <w:kern w:val="44"/>
          <w:sz w:val="28"/>
          <w:szCs w:val="28"/>
        </w:rPr>
        <w:t>&lt;</w:t>
      </w:r>
      <w:r w:rsidRPr="007C3820">
        <w:rPr>
          <w:bCs/>
          <w:caps/>
          <w:kern w:val="44"/>
          <w:sz w:val="28"/>
          <w:szCs w:val="28"/>
        </w:rPr>
        <w:t>&gt;</w:t>
      </w:r>
      <w:proofErr w:type="gramStart"/>
      <w:r w:rsidRPr="007C3820">
        <w:rPr>
          <w:bCs/>
          <w:caps/>
          <w:kern w:val="44"/>
          <w:sz w:val="28"/>
          <w:szCs w:val="28"/>
        </w:rPr>
        <w:t>None )</w:t>
      </w:r>
      <w:proofErr w:type="gramEnd"/>
    </w:p>
    <w:p w14:paraId="1EC42EFB"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s</w:t>
      </w:r>
      <w:r w:rsidRPr="007C3820">
        <w:rPr>
          <w:bCs/>
          <w:caps/>
          <w:kern w:val="44"/>
          <w:sz w:val="28"/>
          <w:szCs w:val="28"/>
        </w:rPr>
        <w:t>elf.TaggedGWT.Whens</w:t>
      </w:r>
      <w:proofErr w:type="gramEnd"/>
      <w:r w:rsidRPr="007C3820">
        <w:rPr>
          <w:bCs/>
          <w:caps/>
          <w:kern w:val="44"/>
          <w:sz w:val="28"/>
          <w:szCs w:val="28"/>
        </w:rPr>
        <w:t>-&gt;forAll(normalContemt&lt;&gt;None type&lt;&gt;None)</w:t>
      </w:r>
    </w:p>
    <w:p w14:paraId="674B2527"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s</w:t>
      </w:r>
      <w:r w:rsidRPr="007C3820">
        <w:rPr>
          <w:bCs/>
          <w:caps/>
          <w:kern w:val="44"/>
          <w:sz w:val="28"/>
          <w:szCs w:val="28"/>
        </w:rPr>
        <w:t>elf.TaggedGWT.Thens</w:t>
      </w:r>
      <w:proofErr w:type="gramEnd"/>
      <w:r w:rsidRPr="007C3820">
        <w:rPr>
          <w:bCs/>
          <w:caps/>
          <w:kern w:val="44"/>
          <w:sz w:val="28"/>
          <w:szCs w:val="28"/>
        </w:rPr>
        <w:t>-&gt;forAll(normalContemt&lt;&gt;None type&lt;&gt;None)</w:t>
      </w:r>
    </w:p>
    <w:p w14:paraId="48DD3E6E"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s</w:t>
      </w:r>
      <w:r w:rsidRPr="007C3820">
        <w:rPr>
          <w:bCs/>
          <w:caps/>
          <w:kern w:val="44"/>
          <w:sz w:val="28"/>
          <w:szCs w:val="28"/>
        </w:rPr>
        <w:t>elf.TaggedGWT.Givens</w:t>
      </w:r>
      <w:proofErr w:type="gramEnd"/>
      <w:r w:rsidRPr="007C3820">
        <w:rPr>
          <w:bCs/>
          <w:caps/>
          <w:kern w:val="44"/>
          <w:sz w:val="28"/>
          <w:szCs w:val="28"/>
        </w:rPr>
        <w:t>-&gt;forAll(type&lt;&gt;None)</w:t>
      </w:r>
    </w:p>
    <w:p w14:paraId="6AB0E610" w14:textId="77777777" w:rsidR="00143BDA" w:rsidRPr="007C3820" w:rsidRDefault="00143BDA" w:rsidP="00143BDA">
      <w:pPr>
        <w:pStyle w:val="ab"/>
        <w:numPr>
          <w:ilvl w:val="0"/>
          <w:numId w:val="22"/>
        </w:numPr>
        <w:ind w:firstLineChars="0"/>
        <w:rPr>
          <w:bCs/>
          <w:caps/>
          <w:kern w:val="44"/>
          <w:sz w:val="28"/>
          <w:szCs w:val="28"/>
        </w:rPr>
      </w:pPr>
      <w:r w:rsidRPr="007C3820">
        <w:rPr>
          <w:bCs/>
          <w:caps/>
          <w:kern w:val="44"/>
          <w:sz w:val="28"/>
          <w:szCs w:val="28"/>
        </w:rPr>
        <w:t>NLPExecutor</w:t>
      </w:r>
      <w:r w:rsidRPr="007C3820">
        <w:rPr>
          <w:rFonts w:hint="eastAsia"/>
          <w:bCs/>
          <w:caps/>
          <w:kern w:val="44"/>
          <w:sz w:val="28"/>
          <w:szCs w:val="28"/>
        </w:rPr>
        <w:t>为自然语言器，向上为</w:t>
      </w:r>
      <w:r w:rsidRPr="007C3820">
        <w:rPr>
          <w:bCs/>
          <w:caps/>
          <w:kern w:val="44"/>
          <w:sz w:val="28"/>
          <w:szCs w:val="28"/>
        </w:rPr>
        <w:t>RUCMGenerator</w:t>
      </w:r>
      <w:r w:rsidRPr="007C3820">
        <w:rPr>
          <w:rFonts w:hint="eastAsia"/>
          <w:bCs/>
          <w:caps/>
          <w:kern w:val="44"/>
          <w:sz w:val="28"/>
          <w:szCs w:val="28"/>
        </w:rPr>
        <w:t>和</w:t>
      </w:r>
      <w:r w:rsidRPr="007C3820">
        <w:rPr>
          <w:bCs/>
          <w:caps/>
          <w:kern w:val="44"/>
          <w:sz w:val="28"/>
          <w:szCs w:val="28"/>
        </w:rPr>
        <w:t>LabelGenerator</w:t>
      </w:r>
      <w:r w:rsidRPr="007C3820">
        <w:rPr>
          <w:rFonts w:hint="eastAsia"/>
          <w:bCs/>
          <w:caps/>
          <w:kern w:val="44"/>
          <w:sz w:val="28"/>
          <w:szCs w:val="28"/>
        </w:rPr>
        <w:t>提供自然语言处理功能支持</w:t>
      </w:r>
    </w:p>
    <w:p w14:paraId="1F76E76E"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NLPExecutor</w:t>
      </w:r>
    </w:p>
    <w:p w14:paraId="2F9924DA"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lastRenderedPageBreak/>
        <w:t>inv:self.Background</w:t>
      </w:r>
      <w:proofErr w:type="gramEnd"/>
      <w:r w:rsidRPr="007C3820">
        <w:rPr>
          <w:bCs/>
          <w:caps/>
          <w:kern w:val="44"/>
          <w:sz w:val="28"/>
          <w:szCs w:val="28"/>
        </w:rPr>
        <w:t>-&gt;size()=1</w:t>
      </w:r>
    </w:p>
    <w:p w14:paraId="21279A63"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self.nlpTool-&gt;</w:t>
      </w:r>
      <w:proofErr w:type="gramStart"/>
      <w:r w:rsidRPr="007C3820">
        <w:rPr>
          <w:bCs/>
          <w:caps/>
          <w:kern w:val="44"/>
          <w:sz w:val="28"/>
          <w:szCs w:val="28"/>
        </w:rPr>
        <w:t>size(</w:t>
      </w:r>
      <w:proofErr w:type="gramEnd"/>
      <w:r w:rsidRPr="007C3820">
        <w:rPr>
          <w:bCs/>
          <w:caps/>
          <w:kern w:val="44"/>
          <w:sz w:val="28"/>
          <w:szCs w:val="28"/>
        </w:rPr>
        <w:t>)=1</w:t>
      </w:r>
    </w:p>
    <w:p w14:paraId="075A7D9E"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对输入的中文句子进行分词，返回句子词汇的集合。</w:t>
      </w:r>
    </w:p>
    <w:p w14:paraId="3591CBF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wordTokenize(sentence:string)</w:t>
      </w:r>
      <w:r w:rsidRPr="007C3820">
        <w:rPr>
          <w:rFonts w:hint="eastAsia"/>
          <w:bCs/>
          <w:caps/>
          <w:kern w:val="44"/>
          <w:sz w:val="28"/>
          <w:szCs w:val="28"/>
        </w:rPr>
        <w:t>:set</w:t>
      </w:r>
    </w:p>
    <w:p w14:paraId="354AE46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152A02B1"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w:t>
      </w:r>
      <w:r w:rsidRPr="007C3820">
        <w:rPr>
          <w:rFonts w:hint="eastAsia"/>
          <w:bCs/>
          <w:caps/>
          <w:kern w:val="44"/>
          <w:sz w:val="28"/>
          <w:szCs w:val="28"/>
        </w:rPr>
        <w:t>sentence</w:t>
      </w:r>
      <w:r w:rsidRPr="007C3820">
        <w:rPr>
          <w:bCs/>
          <w:caps/>
          <w:kern w:val="44"/>
          <w:sz w:val="28"/>
          <w:szCs w:val="28"/>
        </w:rPr>
        <w:t>.size()&gt;1</w:t>
      </w:r>
    </w:p>
    <w:p w14:paraId="07B5F2A8"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=wordlist</w:t>
      </w:r>
    </w:p>
    <w:p w14:paraId="6A2ACCE7"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对输入的中文句子分词结果进行词性标注，返回句子词汇词性标注的集合。</w:t>
      </w:r>
    </w:p>
    <w:p w14:paraId="0703AAC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posTag(wordlist:set)</w:t>
      </w:r>
    </w:p>
    <w:p w14:paraId="32BAC372"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41E8C6A1"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w:t>
      </w:r>
      <w:r w:rsidRPr="007C3820">
        <w:rPr>
          <w:rFonts w:hint="eastAsia"/>
          <w:bCs/>
          <w:caps/>
          <w:kern w:val="44"/>
          <w:sz w:val="28"/>
          <w:szCs w:val="28"/>
        </w:rPr>
        <w:t>sentence</w:t>
      </w:r>
      <w:r w:rsidRPr="007C3820">
        <w:rPr>
          <w:bCs/>
          <w:caps/>
          <w:kern w:val="44"/>
          <w:sz w:val="28"/>
          <w:szCs w:val="28"/>
        </w:rPr>
        <w:t>.size()&gt;1</w:t>
      </w:r>
    </w:p>
    <w:p w14:paraId="1A18DCA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return=wordtaglist</w:t>
      </w:r>
    </w:p>
    <w:p w14:paraId="46D5445D"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使用用户输入的自定义词典重新训练自然语言处理模型，可输入的自定义词典为分词词典和标注词典。</w:t>
      </w:r>
    </w:p>
    <w:p w14:paraId="7EAC73E1"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dictUpdate(</w:t>
      </w:r>
      <w:r w:rsidRPr="007C3820">
        <w:rPr>
          <w:rFonts w:hint="eastAsia"/>
          <w:bCs/>
          <w:caps/>
          <w:kern w:val="44"/>
          <w:sz w:val="28"/>
          <w:szCs w:val="28"/>
        </w:rPr>
        <w:t>seg</w:t>
      </w:r>
      <w:r w:rsidRPr="007C3820">
        <w:rPr>
          <w:bCs/>
          <w:caps/>
          <w:kern w:val="44"/>
          <w:sz w:val="28"/>
          <w:szCs w:val="28"/>
        </w:rPr>
        <w:t>Dict:</w:t>
      </w:r>
      <w:r w:rsidRPr="007C3820">
        <w:rPr>
          <w:rFonts w:hint="eastAsia"/>
          <w:bCs/>
          <w:caps/>
          <w:kern w:val="44"/>
          <w:sz w:val="28"/>
          <w:szCs w:val="28"/>
        </w:rPr>
        <w:t>file</w:t>
      </w:r>
      <w:r w:rsidRPr="007C3820">
        <w:rPr>
          <w:bCs/>
          <w:caps/>
          <w:kern w:val="44"/>
          <w:sz w:val="28"/>
          <w:szCs w:val="28"/>
        </w:rPr>
        <w:t>,posDict:file)</w:t>
      </w:r>
    </w:p>
    <w:p w14:paraId="38E6859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self.Background-&gt;</w:t>
      </w:r>
      <w:proofErr w:type="gramStart"/>
      <w:r w:rsidRPr="007C3820">
        <w:rPr>
          <w:bCs/>
          <w:caps/>
          <w:kern w:val="44"/>
          <w:sz w:val="28"/>
          <w:szCs w:val="28"/>
        </w:rPr>
        <w:t>size(</w:t>
      </w:r>
      <w:proofErr w:type="gramEnd"/>
      <w:r w:rsidRPr="007C3820">
        <w:rPr>
          <w:bCs/>
          <w:caps/>
          <w:kern w:val="44"/>
          <w:sz w:val="28"/>
          <w:szCs w:val="28"/>
        </w:rPr>
        <w:t>)&gt;0</w:t>
      </w:r>
    </w:p>
    <w:p w14:paraId="7EA089B6"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self.nlpTool-&gt;</w:t>
      </w:r>
      <w:proofErr w:type="gramStart"/>
      <w:r w:rsidRPr="007C3820">
        <w:rPr>
          <w:bCs/>
          <w:caps/>
          <w:kern w:val="44"/>
          <w:sz w:val="28"/>
          <w:szCs w:val="28"/>
        </w:rPr>
        <w:t>size(</w:t>
      </w:r>
      <w:proofErr w:type="gramEnd"/>
      <w:r w:rsidRPr="007C3820">
        <w:rPr>
          <w:bCs/>
          <w:caps/>
          <w:kern w:val="44"/>
          <w:sz w:val="28"/>
          <w:szCs w:val="28"/>
        </w:rPr>
        <w:t>)=1</w:t>
      </w:r>
    </w:p>
    <w:p w14:paraId="6FCFF55D"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segDict&lt;&gt;None or posDict&lt;&gt;None</w:t>
      </w:r>
    </w:p>
    <w:p w14:paraId="1804E082"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self.nlpTool</w:t>
      </w:r>
      <w:r w:rsidRPr="007C3820">
        <w:rPr>
          <w:rFonts w:hint="eastAsia"/>
          <w:bCs/>
          <w:caps/>
          <w:kern w:val="44"/>
          <w:sz w:val="28"/>
          <w:szCs w:val="28"/>
        </w:rPr>
        <w:t>&lt;</w:t>
      </w:r>
      <w:r w:rsidRPr="007C3820">
        <w:rPr>
          <w:bCs/>
          <w:caps/>
          <w:kern w:val="44"/>
          <w:sz w:val="28"/>
          <w:szCs w:val="28"/>
        </w:rPr>
        <w:t xml:space="preserve">&gt; </w:t>
      </w:r>
      <w:hyperlink r:id="rId19" w:history="1">
        <w:r w:rsidRPr="007C3820">
          <w:rPr>
            <w:bCs/>
            <w:caps/>
            <w:kern w:val="44"/>
            <w:sz w:val="28"/>
            <w:szCs w:val="28"/>
          </w:rPr>
          <w:t>self.nlpTool@pre</w:t>
        </w:r>
      </w:hyperlink>
    </w:p>
    <w:p w14:paraId="0E25881D"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lastRenderedPageBreak/>
        <w:t>将输入的两个句子向量化，计算并返回句子的相似度。</w:t>
      </w:r>
    </w:p>
    <w:p w14:paraId="50E36C71"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similarity(sent1:</w:t>
      </w:r>
      <w:r w:rsidRPr="007C3820">
        <w:rPr>
          <w:rFonts w:hint="eastAsia"/>
          <w:bCs/>
          <w:caps/>
          <w:kern w:val="44"/>
          <w:sz w:val="28"/>
          <w:szCs w:val="28"/>
        </w:rPr>
        <w:t>s</w:t>
      </w:r>
      <w:r w:rsidRPr="007C3820">
        <w:rPr>
          <w:bCs/>
          <w:caps/>
          <w:kern w:val="44"/>
          <w:sz w:val="28"/>
          <w:szCs w:val="28"/>
        </w:rPr>
        <w:t>tring,sent2:string):real</w:t>
      </w:r>
    </w:p>
    <w:p w14:paraId="3FC415D3"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60861345"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sen</w:t>
      </w:r>
      <w:r w:rsidRPr="007C3820">
        <w:rPr>
          <w:bCs/>
          <w:caps/>
          <w:kern w:val="44"/>
          <w:sz w:val="28"/>
          <w:szCs w:val="28"/>
        </w:rPr>
        <w:t>t1.size()&gt;0</w:t>
      </w:r>
    </w:p>
    <w:p w14:paraId="129E332F"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sen</w:t>
      </w:r>
      <w:r w:rsidRPr="007C3820">
        <w:rPr>
          <w:bCs/>
          <w:caps/>
          <w:kern w:val="44"/>
          <w:sz w:val="28"/>
          <w:szCs w:val="28"/>
        </w:rPr>
        <w:t>t2.size()&gt;0</w:t>
      </w:r>
    </w:p>
    <w:p w14:paraId="5A1E41E1"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=similarity</w:t>
      </w:r>
    </w:p>
    <w:p w14:paraId="55D22A3B"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将输入的中文文本切分成句子，返回句子的集合。</w:t>
      </w:r>
    </w:p>
    <w:p w14:paraId="7AAAFCE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NLPExecutor::splitSentence(text:</w:t>
      </w:r>
      <w:r w:rsidRPr="007C3820">
        <w:rPr>
          <w:rFonts w:hint="eastAsia"/>
          <w:bCs/>
          <w:caps/>
          <w:kern w:val="44"/>
          <w:sz w:val="28"/>
          <w:szCs w:val="28"/>
        </w:rPr>
        <w:t>s</w:t>
      </w:r>
      <w:r w:rsidRPr="007C3820">
        <w:rPr>
          <w:bCs/>
          <w:caps/>
          <w:kern w:val="44"/>
          <w:sz w:val="28"/>
          <w:szCs w:val="28"/>
        </w:rPr>
        <w:t>tring)</w:t>
      </w:r>
      <w:r w:rsidRPr="007C3820">
        <w:rPr>
          <w:rFonts w:hint="eastAsia"/>
          <w:bCs/>
          <w:caps/>
          <w:kern w:val="44"/>
          <w:sz w:val="28"/>
          <w:szCs w:val="28"/>
        </w:rPr>
        <w:t>：set</w:t>
      </w:r>
    </w:p>
    <w:p w14:paraId="0CB6656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4C5D98CE"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text.size()&gt;0</w:t>
      </w:r>
    </w:p>
    <w:p w14:paraId="3DBBF5FF"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w:t>
      </w:r>
      <w:r w:rsidRPr="007C3820">
        <w:rPr>
          <w:rFonts w:hint="eastAsia"/>
          <w:bCs/>
          <w:caps/>
          <w:kern w:val="44"/>
          <w:sz w:val="28"/>
          <w:szCs w:val="28"/>
        </w:rPr>
        <w:t>return</w:t>
      </w:r>
      <w:proofErr w:type="gramEnd"/>
      <w:r w:rsidRPr="007C3820">
        <w:rPr>
          <w:bCs/>
          <w:caps/>
          <w:kern w:val="44"/>
          <w:sz w:val="28"/>
          <w:szCs w:val="28"/>
        </w:rPr>
        <w:t>=sentlist</w:t>
      </w:r>
    </w:p>
    <w:p w14:paraId="6ED90556"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从输入的文本中提取重要信息，生成文本摘要。</w:t>
      </w:r>
    </w:p>
    <w:p w14:paraId="16AE9BF2"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generateSummary(text:</w:t>
      </w:r>
      <w:r w:rsidRPr="007C3820">
        <w:rPr>
          <w:rFonts w:hint="eastAsia"/>
          <w:bCs/>
          <w:caps/>
          <w:kern w:val="44"/>
          <w:sz w:val="28"/>
          <w:szCs w:val="28"/>
        </w:rPr>
        <w:t>s</w:t>
      </w:r>
      <w:r w:rsidRPr="007C3820">
        <w:rPr>
          <w:bCs/>
          <w:caps/>
          <w:kern w:val="44"/>
          <w:sz w:val="28"/>
          <w:szCs w:val="28"/>
        </w:rPr>
        <w:t>tring)</w:t>
      </w:r>
      <w:r w:rsidRPr="007C3820">
        <w:rPr>
          <w:rFonts w:hint="eastAsia"/>
          <w:bCs/>
          <w:caps/>
          <w:kern w:val="44"/>
          <w:sz w:val="28"/>
          <w:szCs w:val="28"/>
        </w:rPr>
        <w:t>:</w:t>
      </w:r>
      <w:r w:rsidRPr="007C3820">
        <w:rPr>
          <w:bCs/>
          <w:caps/>
          <w:kern w:val="44"/>
          <w:sz w:val="28"/>
          <w:szCs w:val="28"/>
        </w:rPr>
        <w:t>string</w:t>
      </w:r>
    </w:p>
    <w:p w14:paraId="43A15560"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1F552223"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text.size()&gt;0</w:t>
      </w:r>
    </w:p>
    <w:p w14:paraId="200B5F86"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=summary</w:t>
      </w:r>
    </w:p>
    <w:p w14:paraId="6F5C641B"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根据句子的分词和标注结果做依存句法分析，返回句子的依存关系集合。</w:t>
      </w:r>
    </w:p>
    <w:p w14:paraId="46794423"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 xml:space="preserve">parse(wordlist:set , </w:t>
      </w:r>
      <w:r w:rsidRPr="007C3820">
        <w:rPr>
          <w:bCs/>
          <w:caps/>
          <w:kern w:val="44"/>
          <w:sz w:val="28"/>
          <w:szCs w:val="28"/>
        </w:rPr>
        <w:lastRenderedPageBreak/>
        <w:t>wordtaglist:set)</w:t>
      </w:r>
      <w:r w:rsidRPr="007C3820">
        <w:rPr>
          <w:rFonts w:hint="eastAsia"/>
          <w:bCs/>
          <w:caps/>
          <w:kern w:val="44"/>
          <w:sz w:val="28"/>
          <w:szCs w:val="28"/>
        </w:rPr>
        <w:t>:</w:t>
      </w:r>
      <w:r w:rsidRPr="007C3820">
        <w:rPr>
          <w:bCs/>
          <w:caps/>
          <w:kern w:val="44"/>
          <w:sz w:val="28"/>
          <w:szCs w:val="28"/>
        </w:rPr>
        <w:t>set</w:t>
      </w:r>
    </w:p>
    <w:p w14:paraId="3537D4F2"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39F126C6" w14:textId="77777777" w:rsidR="00143BDA" w:rsidRPr="007C3820" w:rsidRDefault="00143BDA" w:rsidP="00143BDA">
      <w:pPr>
        <w:pStyle w:val="ab"/>
        <w:ind w:left="420" w:firstLineChars="0" w:firstLine="564"/>
        <w:rPr>
          <w:bCs/>
          <w:caps/>
          <w:kern w:val="44"/>
          <w:sz w:val="28"/>
          <w:szCs w:val="28"/>
        </w:rPr>
      </w:pPr>
      <w:r w:rsidRPr="007C3820">
        <w:rPr>
          <w:bCs/>
          <w:caps/>
          <w:kern w:val="44"/>
          <w:sz w:val="28"/>
          <w:szCs w:val="28"/>
        </w:rPr>
        <w:t>wordlist.size()&gt;0</w:t>
      </w:r>
    </w:p>
    <w:p w14:paraId="7369521E" w14:textId="77777777" w:rsidR="00143BDA" w:rsidRPr="007C3820" w:rsidRDefault="00143BDA" w:rsidP="00143BDA">
      <w:pPr>
        <w:pStyle w:val="ab"/>
        <w:ind w:left="420" w:firstLineChars="0" w:firstLine="564"/>
        <w:rPr>
          <w:bCs/>
          <w:caps/>
          <w:kern w:val="44"/>
          <w:sz w:val="28"/>
          <w:szCs w:val="28"/>
        </w:rPr>
      </w:pPr>
      <w:r w:rsidRPr="007C3820">
        <w:rPr>
          <w:rFonts w:hint="eastAsia"/>
          <w:bCs/>
          <w:caps/>
          <w:kern w:val="44"/>
          <w:sz w:val="28"/>
          <w:szCs w:val="28"/>
        </w:rPr>
        <w:t>w</w:t>
      </w:r>
      <w:r w:rsidRPr="007C3820">
        <w:rPr>
          <w:bCs/>
          <w:caps/>
          <w:kern w:val="44"/>
          <w:sz w:val="28"/>
          <w:szCs w:val="28"/>
        </w:rPr>
        <w:t>ordtaglist.size()&gt;0</w:t>
      </w:r>
    </w:p>
    <w:p w14:paraId="2A804116" w14:textId="77777777" w:rsidR="00143BDA" w:rsidRPr="007C3820" w:rsidRDefault="00143BDA" w:rsidP="00143BDA">
      <w:pPr>
        <w:pStyle w:val="ab"/>
        <w:ind w:left="42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=parseset</w:t>
      </w:r>
    </w:p>
    <w:p w14:paraId="154DA9F5" w14:textId="77777777" w:rsidR="00143BDA" w:rsidRPr="007C3820" w:rsidRDefault="00143BDA" w:rsidP="00143BDA">
      <w:pPr>
        <w:rPr>
          <w:caps/>
        </w:rPr>
      </w:pPr>
    </w:p>
    <w:p w14:paraId="194BE9B4" w14:textId="77777777" w:rsidR="00143BDA" w:rsidRPr="00143BDA" w:rsidRDefault="00143BDA" w:rsidP="00143BDA"/>
    <w:p w14:paraId="529FC7C1" w14:textId="77777777" w:rsidR="00763DF5" w:rsidRDefault="00763DF5" w:rsidP="00D231E6">
      <w:pPr>
        <w:pStyle w:val="2"/>
      </w:pPr>
      <w:bookmarkStart w:id="34" w:name="_Toc532080678"/>
      <w:bookmarkStart w:id="35" w:name="_Toc533976196"/>
      <w:r>
        <w:t>2</w:t>
      </w:r>
      <w:r>
        <w:rPr>
          <w:rFonts w:hint="eastAsia"/>
        </w:rPr>
        <w:t>、转换规则详细设计</w:t>
      </w:r>
      <w:bookmarkEnd w:id="34"/>
      <w:bookmarkEnd w:id="35"/>
    </w:p>
    <w:p w14:paraId="56BF05A3" w14:textId="1980C2DD" w:rsidR="00763DF5" w:rsidRPr="0018033F" w:rsidRDefault="00D069CB" w:rsidP="0018033F">
      <w:pPr>
        <w:pStyle w:val="3"/>
        <w:rPr>
          <w:b w:val="0"/>
        </w:rPr>
      </w:pPr>
      <w:bookmarkStart w:id="36" w:name="_Toc532080679"/>
      <w:bookmarkStart w:id="37" w:name="_Toc533976197"/>
      <w:r w:rsidRPr="0018033F">
        <w:rPr>
          <w:rFonts w:hint="eastAsia"/>
          <w:b w:val="0"/>
        </w:rPr>
        <w:t>(</w:t>
      </w:r>
      <w:r w:rsidRPr="0018033F">
        <w:rPr>
          <w:b w:val="0"/>
        </w:rPr>
        <w:t>1)</w:t>
      </w:r>
      <w:r w:rsidR="00763DF5" w:rsidRPr="0018033F">
        <w:rPr>
          <w:rFonts w:hint="eastAsia"/>
          <w:b w:val="0"/>
        </w:rPr>
        <w:t xml:space="preserve"> 规约的G</w:t>
      </w:r>
      <w:r w:rsidR="00763DF5" w:rsidRPr="0018033F">
        <w:rPr>
          <w:b w:val="0"/>
        </w:rPr>
        <w:t>WT</w:t>
      </w:r>
      <w:r w:rsidR="00763DF5" w:rsidRPr="0018033F">
        <w:rPr>
          <w:rFonts w:hint="eastAsia"/>
          <w:b w:val="0"/>
        </w:rPr>
        <w:t>描述方式</w:t>
      </w:r>
      <w:bookmarkEnd w:id="36"/>
      <w:bookmarkEnd w:id="37"/>
    </w:p>
    <w:p w14:paraId="7B910825" w14:textId="77777777" w:rsidR="00E63776" w:rsidRDefault="00E63776" w:rsidP="00E63776">
      <w:pPr>
        <w:rPr>
          <w:ins w:id="38" w:author="健宏 赵" w:date="2019-01-02T12:58:00Z"/>
        </w:rPr>
      </w:pPr>
      <w:ins w:id="39" w:author="健宏 赵" w:date="2019-01-02T12:58:00Z">
        <w:r>
          <w:rPr>
            <w:rFonts w:hint="eastAsia"/>
          </w:rPr>
          <w:t>文件格式要求：</w:t>
        </w:r>
        <w:r>
          <w:rPr>
            <w:rFonts w:hint="eastAsia"/>
          </w:rPr>
          <w:t>utf8</w:t>
        </w:r>
        <w:r>
          <w:rPr>
            <w:rFonts w:hint="eastAsia"/>
          </w:rPr>
          <w:t>纯文本文件</w:t>
        </w:r>
      </w:ins>
    </w:p>
    <w:p w14:paraId="05F27BE4" w14:textId="77777777" w:rsidR="00E63776" w:rsidRDefault="00E63776" w:rsidP="00E63776">
      <w:pPr>
        <w:rPr>
          <w:ins w:id="40" w:author="健宏 赵" w:date="2019-01-02T12:58:00Z"/>
        </w:rPr>
      </w:pPr>
      <w:ins w:id="41" w:author="健宏 赵" w:date="2019-01-02T12:58:00Z">
        <w:r>
          <w:rPr>
            <w:rFonts w:hint="eastAsia"/>
          </w:rPr>
          <w:t>使用者最低要求：掌握中文、掌握初等数学、理解分支与循环的含义、理解什么是用例、理解什么是用例的一个场景、对要做的用例有充分的相关知识。</w:t>
        </w:r>
      </w:ins>
    </w:p>
    <w:p w14:paraId="42878476" w14:textId="77777777" w:rsidR="00E63776" w:rsidRPr="00E950DE" w:rsidRDefault="00E63776" w:rsidP="00E63776">
      <w:pPr>
        <w:rPr>
          <w:ins w:id="42" w:author="健宏 赵" w:date="2019-01-02T12:58:00Z"/>
        </w:rPr>
      </w:pPr>
      <w:ins w:id="43" w:author="健宏 赵" w:date="2019-01-02T12:58:00Z">
        <w:r>
          <w:rPr>
            <w:rFonts w:hint="eastAsia"/>
          </w:rPr>
          <w:t>GWT</w:t>
        </w:r>
        <w:r>
          <w:rPr>
            <w:rFonts w:hint="eastAsia"/>
          </w:rPr>
          <w:t>结构表述：</w:t>
        </w:r>
      </w:ins>
    </w:p>
    <w:p w14:paraId="63F18A44" w14:textId="77777777" w:rsidR="00E63776" w:rsidRDefault="00E63776" w:rsidP="00E63776">
      <w:pPr>
        <w:rPr>
          <w:ins w:id="44" w:author="健宏 赵" w:date="2019-01-02T12:58:00Z"/>
          <w:highlight w:val="green"/>
        </w:rPr>
      </w:pPr>
      <w:ins w:id="45" w:author="健宏 赵" w:date="2019-01-02T12:58:00Z">
        <w:r w:rsidRPr="00E950DE">
          <w:rPr>
            <w:rFonts w:hint="eastAsia"/>
            <w:highlight w:val="green"/>
          </w:rPr>
          <w:t>Scenario</w:t>
        </w:r>
        <w:r w:rsidRPr="00E950DE">
          <w:rPr>
            <w:highlight w:val="green"/>
          </w:rPr>
          <w:t xml:space="preserve">:\n </w:t>
        </w:r>
        <w:r w:rsidRPr="00E950DE">
          <w:rPr>
            <w:rFonts w:hint="eastAsia"/>
            <w:highlight w:val="green"/>
          </w:rPr>
          <w:t>&lt;</w:t>
        </w:r>
        <w:r w:rsidRPr="00E950DE">
          <w:rPr>
            <w:rFonts w:hint="eastAsia"/>
            <w:highlight w:val="green"/>
          </w:rPr>
          <w:t>简单句</w:t>
        </w:r>
        <w:r w:rsidRPr="00E950DE">
          <w:rPr>
            <w:highlight w:val="green"/>
          </w:rPr>
          <w:t>&gt;\n</w:t>
        </w:r>
        <w:r>
          <w:t xml:space="preserve"> </w:t>
        </w:r>
        <w:r w:rsidRPr="00E950DE">
          <w:rPr>
            <w:rFonts w:hint="eastAsia"/>
            <w:highlight w:val="cyan"/>
          </w:rPr>
          <w:t>F</w:t>
        </w:r>
        <w:r w:rsidRPr="00E950DE">
          <w:rPr>
            <w:highlight w:val="cyan"/>
          </w:rPr>
          <w:t>eature:\n &lt;</w:t>
        </w:r>
        <w:r>
          <w:rPr>
            <w:rFonts w:hint="eastAsia"/>
            <w:highlight w:val="cyan"/>
          </w:rPr>
          <w:t>肯定句</w:t>
        </w:r>
        <w:r w:rsidRPr="00E950DE">
          <w:rPr>
            <w:highlight w:val="cyan"/>
          </w:rPr>
          <w:t>&gt;\n</w:t>
        </w:r>
        <w:r>
          <w:rPr>
            <w:rFonts w:hint="eastAsia"/>
          </w:rPr>
          <w:t xml:space="preserve"> </w:t>
        </w:r>
        <w:r w:rsidRPr="005A1399">
          <w:rPr>
            <w:rFonts w:hint="eastAsia"/>
            <w:highlight w:val="green"/>
          </w:rPr>
          <w:t>G</w:t>
        </w:r>
        <w:r w:rsidRPr="005A1399">
          <w:rPr>
            <w:highlight w:val="green"/>
          </w:rPr>
          <w:t>iven:\n</w:t>
        </w:r>
        <w:r w:rsidRPr="005A1399">
          <w:rPr>
            <w:rFonts w:hint="eastAsia"/>
            <w:highlight w:val="green"/>
          </w:rPr>
          <w:t xml:space="preserve"> </w:t>
        </w:r>
        <w:r w:rsidRPr="005A1399">
          <w:rPr>
            <w:highlight w:val="green"/>
          </w:rPr>
          <w:t>(</w:t>
        </w:r>
        <w:r w:rsidRPr="005A1399">
          <w:rPr>
            <w:rFonts w:hint="eastAsia"/>
            <w:highlight w:val="green"/>
          </w:rPr>
          <w:t>&lt;</w:t>
        </w:r>
        <w:r w:rsidRPr="005A1399">
          <w:rPr>
            <w:rFonts w:hint="eastAsia"/>
            <w:highlight w:val="green"/>
          </w:rPr>
          <w:t>简单句</w:t>
        </w:r>
        <w:r w:rsidRPr="005A1399">
          <w:rPr>
            <w:highlight w:val="green"/>
          </w:rPr>
          <w:t>&gt;\n)</w:t>
        </w:r>
        <w:r>
          <w:rPr>
            <w:highlight w:val="green"/>
          </w:rPr>
          <w:t>+</w:t>
        </w:r>
        <w:r>
          <w:rPr>
            <w:rFonts w:hint="eastAsia"/>
          </w:rPr>
          <w:t xml:space="preserve"> </w:t>
        </w:r>
        <w:r w:rsidRPr="005F1933">
          <w:rPr>
            <w:rFonts w:hint="eastAsia"/>
            <w:highlight w:val="cyan"/>
          </w:rPr>
          <w:t>W</w:t>
        </w:r>
        <w:r w:rsidRPr="005F1933">
          <w:rPr>
            <w:highlight w:val="cyan"/>
          </w:rPr>
          <w:t>hen:\n (&lt;</w:t>
        </w:r>
        <w:proofErr w:type="gramStart"/>
        <w:r w:rsidRPr="005F1933">
          <w:rPr>
            <w:rFonts w:hint="eastAsia"/>
            <w:highlight w:val="cyan"/>
          </w:rPr>
          <w:t>专用句</w:t>
        </w:r>
        <w:proofErr w:type="gramEnd"/>
        <w:r w:rsidRPr="005F1933">
          <w:rPr>
            <w:highlight w:val="cyan"/>
          </w:rPr>
          <w:t>&gt;\n)</w:t>
        </w:r>
        <w:r>
          <w:rPr>
            <w:highlight w:val="cyan"/>
          </w:rPr>
          <w:t>+</w:t>
        </w:r>
        <w:r>
          <w:t xml:space="preserve"> </w:t>
        </w:r>
        <w:r w:rsidRPr="005F1933">
          <w:rPr>
            <w:rFonts w:hint="eastAsia"/>
            <w:highlight w:val="green"/>
          </w:rPr>
          <w:t>T</w:t>
        </w:r>
        <w:r w:rsidRPr="005F1933">
          <w:rPr>
            <w:highlight w:val="green"/>
          </w:rPr>
          <w:t>hen: \n (&lt;</w:t>
        </w:r>
        <w:r w:rsidRPr="005F1933">
          <w:rPr>
            <w:rFonts w:hint="eastAsia"/>
            <w:highlight w:val="green"/>
          </w:rPr>
          <w:t>简单句</w:t>
        </w:r>
        <w:r w:rsidRPr="005F1933">
          <w:rPr>
            <w:highlight w:val="green"/>
          </w:rPr>
          <w:t>&gt;\n)</w:t>
        </w:r>
        <w:r>
          <w:rPr>
            <w:highlight w:val="green"/>
          </w:rPr>
          <w:t>+</w:t>
        </w:r>
      </w:ins>
    </w:p>
    <w:p w14:paraId="44524605" w14:textId="77777777" w:rsidR="00E63776" w:rsidRDefault="00E63776" w:rsidP="00E63776">
      <w:pPr>
        <w:rPr>
          <w:ins w:id="46" w:author="健宏 赵" w:date="2019-01-02T12:58:00Z"/>
        </w:rPr>
      </w:pPr>
      <w:ins w:id="47" w:author="健宏 赵" w:date="2019-01-02T12:58:00Z">
        <w:r>
          <w:rPr>
            <w:rFonts w:hint="eastAsia"/>
          </w:rPr>
          <w:t>GWT</w:t>
        </w:r>
        <w:r>
          <w:rPr>
            <w:rFonts w:hint="eastAsia"/>
          </w:rPr>
          <w:t>约束：</w:t>
        </w:r>
      </w:ins>
    </w:p>
    <w:tbl>
      <w:tblPr>
        <w:tblStyle w:val="11"/>
        <w:tblW w:w="0" w:type="auto"/>
        <w:tblLook w:val="04A0" w:firstRow="1" w:lastRow="0" w:firstColumn="1" w:lastColumn="0" w:noHBand="0" w:noVBand="1"/>
      </w:tblPr>
      <w:tblGrid>
        <w:gridCol w:w="4148"/>
        <w:gridCol w:w="4148"/>
      </w:tblGrid>
      <w:tr w:rsidR="00E63776" w14:paraId="7A803741" w14:textId="77777777" w:rsidTr="003768DD">
        <w:trPr>
          <w:cnfStyle w:val="100000000000" w:firstRow="1" w:lastRow="0" w:firstColumn="0" w:lastColumn="0" w:oddVBand="0" w:evenVBand="0" w:oddHBand="0" w:evenHBand="0" w:firstRowFirstColumn="0" w:firstRowLastColumn="0" w:lastRowFirstColumn="0" w:lastRowLastColumn="0"/>
          <w:ins w:id="48" w:author="健宏 赵" w:date="2019-01-02T12:58:00Z"/>
        </w:trPr>
        <w:tc>
          <w:tcPr>
            <w:cnfStyle w:val="001000000000" w:firstRow="0" w:lastRow="0" w:firstColumn="1" w:lastColumn="0" w:oddVBand="0" w:evenVBand="0" w:oddHBand="0" w:evenHBand="0" w:firstRowFirstColumn="0" w:firstRowLastColumn="0" w:lastRowFirstColumn="0" w:lastRowLastColumn="0"/>
            <w:tcW w:w="4148" w:type="dxa"/>
          </w:tcPr>
          <w:p w14:paraId="2354F633" w14:textId="77777777" w:rsidR="00E63776" w:rsidRDefault="00E63776" w:rsidP="003768DD">
            <w:pPr>
              <w:rPr>
                <w:ins w:id="49" w:author="健宏 赵" w:date="2019-01-02T12:58:00Z"/>
              </w:rPr>
            </w:pPr>
            <w:ins w:id="50" w:author="健宏 赵" w:date="2019-01-02T12:58:00Z">
              <w:r>
                <w:rPr>
                  <w:rFonts w:hint="eastAsia"/>
                </w:rPr>
                <w:t>语言</w:t>
              </w:r>
            </w:ins>
          </w:p>
        </w:tc>
        <w:tc>
          <w:tcPr>
            <w:tcW w:w="4148" w:type="dxa"/>
          </w:tcPr>
          <w:p w14:paraId="0D75C7D7" w14:textId="77777777" w:rsidR="00E63776" w:rsidRDefault="00E63776" w:rsidP="003768DD">
            <w:pPr>
              <w:cnfStyle w:val="100000000000" w:firstRow="1" w:lastRow="0" w:firstColumn="0" w:lastColumn="0" w:oddVBand="0" w:evenVBand="0" w:oddHBand="0" w:evenHBand="0" w:firstRowFirstColumn="0" w:firstRowLastColumn="0" w:lastRowFirstColumn="0" w:lastRowLastColumn="0"/>
              <w:rPr>
                <w:ins w:id="51" w:author="健宏 赵" w:date="2019-01-02T12:58:00Z"/>
              </w:rPr>
            </w:pPr>
            <w:ins w:id="52" w:author="健宏 赵" w:date="2019-01-02T12:58:00Z">
              <w:r>
                <w:rPr>
                  <w:rFonts w:hint="eastAsia"/>
                </w:rPr>
                <w:t>语言说明</w:t>
              </w:r>
            </w:ins>
          </w:p>
        </w:tc>
      </w:tr>
      <w:tr w:rsidR="00E63776" w14:paraId="7BD36634" w14:textId="77777777" w:rsidTr="003768DD">
        <w:trPr>
          <w:ins w:id="53" w:author="健宏 赵" w:date="2019-01-02T12:58:00Z"/>
        </w:trPr>
        <w:tc>
          <w:tcPr>
            <w:cnfStyle w:val="001000000000" w:firstRow="0" w:lastRow="0" w:firstColumn="1" w:lastColumn="0" w:oddVBand="0" w:evenVBand="0" w:oddHBand="0" w:evenHBand="0" w:firstRowFirstColumn="0" w:firstRowLastColumn="0" w:lastRowFirstColumn="0" w:lastRowLastColumn="0"/>
            <w:tcW w:w="4148" w:type="dxa"/>
          </w:tcPr>
          <w:p w14:paraId="23D4A2A4" w14:textId="77777777" w:rsidR="00E63776" w:rsidRDefault="00E63776" w:rsidP="003768DD">
            <w:pPr>
              <w:rPr>
                <w:ins w:id="54" w:author="健宏 赵" w:date="2019-01-02T12:58:00Z"/>
              </w:rPr>
            </w:pPr>
            <w:ins w:id="55" w:author="健宏 赵" w:date="2019-01-02T12:58:00Z">
              <w:r>
                <w:rPr>
                  <w:rFonts w:hint="eastAsia"/>
                </w:rPr>
                <w:t>\</w:t>
              </w:r>
              <w:r>
                <w:t>n</w:t>
              </w:r>
            </w:ins>
          </w:p>
        </w:tc>
        <w:tc>
          <w:tcPr>
            <w:tcW w:w="4148" w:type="dxa"/>
          </w:tcPr>
          <w:p w14:paraId="2F7021F4" w14:textId="77777777" w:rsidR="00E63776" w:rsidRDefault="00E63776" w:rsidP="003768DD">
            <w:pPr>
              <w:cnfStyle w:val="000000000000" w:firstRow="0" w:lastRow="0" w:firstColumn="0" w:lastColumn="0" w:oddVBand="0" w:evenVBand="0" w:oddHBand="0" w:evenHBand="0" w:firstRowFirstColumn="0" w:firstRowLastColumn="0" w:lastRowFirstColumn="0" w:lastRowLastColumn="0"/>
              <w:rPr>
                <w:ins w:id="56" w:author="健宏 赵" w:date="2019-01-02T12:58:00Z"/>
              </w:rPr>
            </w:pPr>
            <w:ins w:id="57" w:author="健宏 赵" w:date="2019-01-02T12:58:00Z">
              <w:r>
                <w:rPr>
                  <w:rFonts w:hint="eastAsia"/>
                </w:rPr>
                <w:t>换行，书写</w:t>
              </w:r>
              <w:r>
                <w:rPr>
                  <w:rFonts w:hint="eastAsia"/>
                </w:rPr>
                <w:t>GWT</w:t>
              </w:r>
              <w:r>
                <w:rPr>
                  <w:rFonts w:hint="eastAsia"/>
                </w:rPr>
                <w:t>时将</w:t>
              </w:r>
              <w:r>
                <w:rPr>
                  <w:rFonts w:hint="eastAsia"/>
                </w:rPr>
                <w:t>\</w:t>
              </w:r>
              <w:r>
                <w:t>n</w:t>
              </w:r>
              <w:r>
                <w:rPr>
                  <w:rFonts w:hint="eastAsia"/>
                </w:rPr>
                <w:t>的位置变为换行</w:t>
              </w:r>
            </w:ins>
          </w:p>
        </w:tc>
      </w:tr>
      <w:tr w:rsidR="00E63776" w14:paraId="790943AD" w14:textId="77777777" w:rsidTr="003768DD">
        <w:trPr>
          <w:ins w:id="58" w:author="健宏 赵" w:date="2019-01-02T12:58:00Z"/>
        </w:trPr>
        <w:tc>
          <w:tcPr>
            <w:cnfStyle w:val="001000000000" w:firstRow="0" w:lastRow="0" w:firstColumn="1" w:lastColumn="0" w:oddVBand="0" w:evenVBand="0" w:oddHBand="0" w:evenHBand="0" w:firstRowFirstColumn="0" w:firstRowLastColumn="0" w:lastRowFirstColumn="0" w:lastRowLastColumn="0"/>
            <w:tcW w:w="4148" w:type="dxa"/>
          </w:tcPr>
          <w:p w14:paraId="7804CD8D" w14:textId="77777777" w:rsidR="00E63776" w:rsidRDefault="00E63776" w:rsidP="003768DD">
            <w:pPr>
              <w:rPr>
                <w:ins w:id="59" w:author="健宏 赵" w:date="2019-01-02T12:58:00Z"/>
              </w:rPr>
            </w:pPr>
            <w:ins w:id="60" w:author="健宏 赵" w:date="2019-01-02T12:58:00Z">
              <w:r>
                <w:rPr>
                  <w:rFonts w:hint="eastAsia"/>
                </w:rPr>
                <w:t>&lt;</w:t>
              </w:r>
              <w:r>
                <w:t>?&gt;</w:t>
              </w:r>
            </w:ins>
          </w:p>
        </w:tc>
        <w:tc>
          <w:tcPr>
            <w:tcW w:w="4148" w:type="dxa"/>
          </w:tcPr>
          <w:p w14:paraId="6B4E9361" w14:textId="77777777" w:rsidR="00E63776" w:rsidRDefault="00E63776" w:rsidP="003768DD">
            <w:pPr>
              <w:cnfStyle w:val="000000000000" w:firstRow="0" w:lastRow="0" w:firstColumn="0" w:lastColumn="0" w:oddVBand="0" w:evenVBand="0" w:oddHBand="0" w:evenHBand="0" w:firstRowFirstColumn="0" w:firstRowLastColumn="0" w:lastRowFirstColumn="0" w:lastRowLastColumn="0"/>
              <w:rPr>
                <w:ins w:id="61" w:author="健宏 赵" w:date="2019-01-02T12:58:00Z"/>
              </w:rPr>
            </w:pPr>
            <w:ins w:id="62" w:author="健宏 赵" w:date="2019-01-02T12:58:00Z">
              <w:r>
                <w:rPr>
                  <w:rFonts w:hint="eastAsia"/>
                </w:rPr>
                <w:t>?</w:t>
              </w:r>
              <w:r>
                <w:t xml:space="preserve"> </w:t>
              </w:r>
              <w:r>
                <w:rPr>
                  <w:rFonts w:hint="eastAsia"/>
                </w:rPr>
                <w:t>为变量名称，即应该填写怎样的语句</w:t>
              </w:r>
            </w:ins>
          </w:p>
          <w:p w14:paraId="4078E580" w14:textId="77777777" w:rsidR="00E63776" w:rsidRDefault="00E63776" w:rsidP="003768DD">
            <w:pPr>
              <w:cnfStyle w:val="000000000000" w:firstRow="0" w:lastRow="0" w:firstColumn="0" w:lastColumn="0" w:oddVBand="0" w:evenVBand="0" w:oddHBand="0" w:evenHBand="0" w:firstRowFirstColumn="0" w:firstRowLastColumn="0" w:lastRowFirstColumn="0" w:lastRowLastColumn="0"/>
              <w:rPr>
                <w:ins w:id="63" w:author="健宏 赵" w:date="2019-01-02T12:58:00Z"/>
              </w:rPr>
            </w:pPr>
            <w:ins w:id="64" w:author="健宏 赵" w:date="2019-01-02T12:58:00Z">
              <w:r>
                <w:rPr>
                  <w:rFonts w:hint="eastAsia"/>
                </w:rPr>
                <w:t>书写</w:t>
              </w:r>
              <w:r>
                <w:rPr>
                  <w:rFonts w:hint="eastAsia"/>
                </w:rPr>
                <w:t>GWT</w:t>
              </w:r>
              <w:r>
                <w:rPr>
                  <w:rFonts w:hint="eastAsia"/>
                </w:rPr>
                <w:t>时，不需书写</w:t>
              </w:r>
            </w:ins>
          </w:p>
        </w:tc>
      </w:tr>
      <w:tr w:rsidR="00E63776" w14:paraId="38051885" w14:textId="77777777" w:rsidTr="003768DD">
        <w:trPr>
          <w:ins w:id="65" w:author="健宏 赵" w:date="2019-01-02T12:58:00Z"/>
        </w:trPr>
        <w:tc>
          <w:tcPr>
            <w:cnfStyle w:val="001000000000" w:firstRow="0" w:lastRow="0" w:firstColumn="1" w:lastColumn="0" w:oddVBand="0" w:evenVBand="0" w:oddHBand="0" w:evenHBand="0" w:firstRowFirstColumn="0" w:firstRowLastColumn="0" w:lastRowFirstColumn="0" w:lastRowLastColumn="0"/>
            <w:tcW w:w="4148" w:type="dxa"/>
          </w:tcPr>
          <w:p w14:paraId="73763E6D" w14:textId="77777777" w:rsidR="00E63776" w:rsidRDefault="00E63776" w:rsidP="003768DD">
            <w:pPr>
              <w:rPr>
                <w:ins w:id="66" w:author="健宏 赵" w:date="2019-01-02T12:58:00Z"/>
              </w:rPr>
            </w:pPr>
            <w:ins w:id="67" w:author="健宏 赵" w:date="2019-01-02T12:58:00Z">
              <w:r>
                <w:rPr>
                  <w:rFonts w:hint="eastAsia"/>
                </w:rPr>
                <w:t>(</w:t>
              </w:r>
              <w:r>
                <w:t>?)+</w:t>
              </w:r>
            </w:ins>
          </w:p>
        </w:tc>
        <w:tc>
          <w:tcPr>
            <w:tcW w:w="4148" w:type="dxa"/>
          </w:tcPr>
          <w:p w14:paraId="1A45E219" w14:textId="77777777" w:rsidR="00E63776" w:rsidRDefault="00E63776" w:rsidP="003768DD">
            <w:pPr>
              <w:cnfStyle w:val="000000000000" w:firstRow="0" w:lastRow="0" w:firstColumn="0" w:lastColumn="0" w:oddVBand="0" w:evenVBand="0" w:oddHBand="0" w:evenHBand="0" w:firstRowFirstColumn="0" w:firstRowLastColumn="0" w:lastRowFirstColumn="0" w:lastRowLastColumn="0"/>
              <w:rPr>
                <w:ins w:id="68" w:author="健宏 赵" w:date="2019-01-02T12:58:00Z"/>
              </w:rPr>
            </w:pPr>
            <w:ins w:id="69" w:author="健宏 赵" w:date="2019-01-02T12:58:00Z">
              <w:r>
                <w:rPr>
                  <w:rFonts w:hint="eastAsia"/>
                </w:rPr>
                <w:t>表明</w:t>
              </w:r>
              <w:r>
                <w:rPr>
                  <w:rFonts w:hint="eastAsia"/>
                </w:rPr>
                <w:t xml:space="preserve"> </w:t>
              </w:r>
              <w:r>
                <w:t xml:space="preserve">? </w:t>
              </w:r>
              <w:r>
                <w:rPr>
                  <w:rFonts w:hint="eastAsia"/>
                </w:rPr>
                <w:t>出现一次或多次</w:t>
              </w:r>
            </w:ins>
          </w:p>
          <w:p w14:paraId="05FF8E5C" w14:textId="77777777" w:rsidR="00E63776" w:rsidRDefault="00E63776" w:rsidP="003768DD">
            <w:pPr>
              <w:cnfStyle w:val="000000000000" w:firstRow="0" w:lastRow="0" w:firstColumn="0" w:lastColumn="0" w:oddVBand="0" w:evenVBand="0" w:oddHBand="0" w:evenHBand="0" w:firstRowFirstColumn="0" w:firstRowLastColumn="0" w:lastRowFirstColumn="0" w:lastRowLastColumn="0"/>
              <w:rPr>
                <w:ins w:id="70" w:author="健宏 赵" w:date="2019-01-02T12:58:00Z"/>
              </w:rPr>
            </w:pPr>
            <w:ins w:id="71" w:author="健宏 赵" w:date="2019-01-02T12:58:00Z">
              <w:r>
                <w:rPr>
                  <w:rFonts w:hint="eastAsia"/>
                </w:rPr>
                <w:t>书写</w:t>
              </w:r>
              <w:r>
                <w:rPr>
                  <w:rFonts w:hint="eastAsia"/>
                </w:rPr>
                <w:t>GWT</w:t>
              </w:r>
              <w:r>
                <w:rPr>
                  <w:rFonts w:hint="eastAsia"/>
                </w:rPr>
                <w:t>时，不需书写</w:t>
              </w:r>
            </w:ins>
          </w:p>
        </w:tc>
      </w:tr>
      <w:tr w:rsidR="00E63776" w14:paraId="6F54804F" w14:textId="77777777" w:rsidTr="003768DD">
        <w:trPr>
          <w:ins w:id="72" w:author="健宏 赵" w:date="2019-01-02T12:58:00Z"/>
        </w:trPr>
        <w:tc>
          <w:tcPr>
            <w:cnfStyle w:val="001000000000" w:firstRow="0" w:lastRow="0" w:firstColumn="1" w:lastColumn="0" w:oddVBand="0" w:evenVBand="0" w:oddHBand="0" w:evenHBand="0" w:firstRowFirstColumn="0" w:firstRowLastColumn="0" w:lastRowFirstColumn="0" w:lastRowLastColumn="0"/>
            <w:tcW w:w="4148" w:type="dxa"/>
          </w:tcPr>
          <w:p w14:paraId="368A6987" w14:textId="77777777" w:rsidR="00E63776" w:rsidRDefault="00E63776" w:rsidP="003768DD">
            <w:pPr>
              <w:rPr>
                <w:ins w:id="73" w:author="健宏 赵" w:date="2019-01-02T12:58:00Z"/>
              </w:rPr>
            </w:pPr>
            <w:ins w:id="74" w:author="健宏 赵" w:date="2019-01-02T12:58:00Z">
              <w:r>
                <w:rPr>
                  <w:rFonts w:hint="eastAsia"/>
                </w:rPr>
                <w:t>简单句</w:t>
              </w:r>
            </w:ins>
          </w:p>
        </w:tc>
        <w:tc>
          <w:tcPr>
            <w:tcW w:w="4148" w:type="dxa"/>
          </w:tcPr>
          <w:p w14:paraId="76FF3742" w14:textId="77777777" w:rsidR="00E63776" w:rsidRDefault="00E63776" w:rsidP="003768DD">
            <w:pPr>
              <w:cnfStyle w:val="000000000000" w:firstRow="0" w:lastRow="0" w:firstColumn="0" w:lastColumn="0" w:oddVBand="0" w:evenVBand="0" w:oddHBand="0" w:evenHBand="0" w:firstRowFirstColumn="0" w:firstRowLastColumn="0" w:lastRowFirstColumn="0" w:lastRowLastColumn="0"/>
              <w:rPr>
                <w:ins w:id="75" w:author="健宏 赵" w:date="2019-01-02T12:58:00Z"/>
              </w:rPr>
            </w:pPr>
            <w:ins w:id="76" w:author="健宏 赵" w:date="2019-01-02T12:58:00Z">
              <w:r>
                <w:rPr>
                  <w:rFonts w:hint="eastAsia"/>
                </w:rPr>
                <w:t>书写</w:t>
              </w:r>
              <w:r>
                <w:rPr>
                  <w:rFonts w:hint="eastAsia"/>
                </w:rPr>
                <w:t>GWT</w:t>
              </w:r>
              <w:r>
                <w:rPr>
                  <w:rFonts w:hint="eastAsia"/>
                </w:rPr>
                <w:t>时，替换为具有以下性质的句子：</w:t>
              </w:r>
            </w:ins>
          </w:p>
          <w:p w14:paraId="37F7C94D" w14:textId="77777777" w:rsidR="00E63776" w:rsidRDefault="00E63776" w:rsidP="003768DD">
            <w:pPr>
              <w:ind w:firstLineChars="200" w:firstLine="480"/>
              <w:cnfStyle w:val="000000000000" w:firstRow="0" w:lastRow="0" w:firstColumn="0" w:lastColumn="0" w:oddVBand="0" w:evenVBand="0" w:oddHBand="0" w:evenHBand="0" w:firstRowFirstColumn="0" w:firstRowLastColumn="0" w:lastRowFirstColumn="0" w:lastRowLastColumn="0"/>
              <w:rPr>
                <w:ins w:id="77" w:author="健宏 赵" w:date="2019-01-02T12:58:00Z"/>
              </w:rPr>
            </w:pPr>
            <w:ins w:id="78" w:author="健宏 赵" w:date="2019-01-02T12:58:00Z">
              <w:r w:rsidRPr="00373FE3">
                <w:rPr>
                  <w:rFonts w:hint="eastAsia"/>
                </w:rPr>
                <w:t>只含有一个主谓结构并且句子各成分都只由单词或短语构成的独立句子。</w:t>
              </w:r>
            </w:ins>
          </w:p>
          <w:p w14:paraId="37F25F39" w14:textId="77777777" w:rsidR="00E63776" w:rsidRDefault="00E63776" w:rsidP="003768DD">
            <w:pPr>
              <w:cnfStyle w:val="000000000000" w:firstRow="0" w:lastRow="0" w:firstColumn="0" w:lastColumn="0" w:oddVBand="0" w:evenVBand="0" w:oddHBand="0" w:evenHBand="0" w:firstRowFirstColumn="0" w:firstRowLastColumn="0" w:lastRowFirstColumn="0" w:lastRowLastColumn="0"/>
              <w:rPr>
                <w:ins w:id="79" w:author="健宏 赵" w:date="2019-01-02T12:58:00Z"/>
              </w:rPr>
            </w:pPr>
          </w:p>
          <w:p w14:paraId="683BD5C9" w14:textId="77777777" w:rsidR="00E63776" w:rsidRDefault="00E63776" w:rsidP="003768DD">
            <w:pPr>
              <w:cnfStyle w:val="000000000000" w:firstRow="0" w:lastRow="0" w:firstColumn="0" w:lastColumn="0" w:oddVBand="0" w:evenVBand="0" w:oddHBand="0" w:evenHBand="0" w:firstRowFirstColumn="0" w:firstRowLastColumn="0" w:lastRowFirstColumn="0" w:lastRowLastColumn="0"/>
              <w:rPr>
                <w:ins w:id="80" w:author="健宏 赵" w:date="2019-01-02T12:58:00Z"/>
              </w:rPr>
            </w:pPr>
            <w:ins w:id="81" w:author="健宏 赵" w:date="2019-01-02T12:58:00Z">
              <w:r>
                <w:rPr>
                  <w:rFonts w:hint="eastAsia"/>
                </w:rPr>
                <w:t>该句子在以下不同场景中，需要表达的含义不同：</w:t>
              </w:r>
            </w:ins>
          </w:p>
          <w:p w14:paraId="5A85762E" w14:textId="77777777" w:rsidR="00E63776" w:rsidRDefault="00E63776" w:rsidP="003768DD">
            <w:pPr>
              <w:ind w:firstLine="420"/>
              <w:cnfStyle w:val="000000000000" w:firstRow="0" w:lastRow="0" w:firstColumn="0" w:lastColumn="0" w:oddVBand="0" w:evenVBand="0" w:oddHBand="0" w:evenHBand="0" w:firstRowFirstColumn="0" w:firstRowLastColumn="0" w:lastRowFirstColumn="0" w:lastRowLastColumn="0"/>
              <w:rPr>
                <w:ins w:id="82" w:author="健宏 赵" w:date="2019-01-02T12:58:00Z"/>
              </w:rPr>
            </w:pPr>
            <w:ins w:id="83" w:author="健宏 赵" w:date="2019-01-02T12:58:00Z">
              <w:r>
                <w:rPr>
                  <w:rFonts w:hint="eastAsia"/>
                </w:rPr>
                <w:t>S</w:t>
              </w:r>
              <w:r>
                <w:t>cenario</w:t>
              </w:r>
              <w:r>
                <w:rPr>
                  <w:rFonts w:hint="eastAsia"/>
                </w:rPr>
                <w:t>后的简单句，应为</w:t>
              </w:r>
              <w:r w:rsidRPr="001F7D17">
                <w:rPr>
                  <w:rFonts w:hint="eastAsia"/>
                </w:rPr>
                <w:t>对具体场景的简要描述</w:t>
              </w:r>
              <w:r>
                <w:rPr>
                  <w:rFonts w:hint="eastAsia"/>
                </w:rPr>
                <w:t>。</w:t>
              </w:r>
            </w:ins>
          </w:p>
          <w:p w14:paraId="4D13ADB5" w14:textId="77777777" w:rsidR="00E63776" w:rsidRDefault="00E63776" w:rsidP="003768DD">
            <w:pPr>
              <w:ind w:firstLine="420"/>
              <w:cnfStyle w:val="000000000000" w:firstRow="0" w:lastRow="0" w:firstColumn="0" w:lastColumn="0" w:oddVBand="0" w:evenVBand="0" w:oddHBand="0" w:evenHBand="0" w:firstRowFirstColumn="0" w:firstRowLastColumn="0" w:lastRowFirstColumn="0" w:lastRowLastColumn="0"/>
              <w:rPr>
                <w:ins w:id="84" w:author="健宏 赵" w:date="2019-01-02T12:58:00Z"/>
              </w:rPr>
            </w:pPr>
            <w:ins w:id="85" w:author="健宏 赵" w:date="2019-01-02T12:58:00Z">
              <w:r>
                <w:rPr>
                  <w:rFonts w:hint="eastAsia"/>
                </w:rPr>
                <w:lastRenderedPageBreak/>
                <w:t>Given</w:t>
              </w:r>
              <w:r>
                <w:rPr>
                  <w:rFonts w:hint="eastAsia"/>
                </w:rPr>
                <w:t>后的每个简单句，应为该场景的前提条件。</w:t>
              </w:r>
            </w:ins>
          </w:p>
          <w:p w14:paraId="06FBE148" w14:textId="77777777" w:rsidR="00E63776" w:rsidRDefault="00E63776" w:rsidP="003768DD">
            <w:pPr>
              <w:ind w:firstLine="420"/>
              <w:cnfStyle w:val="000000000000" w:firstRow="0" w:lastRow="0" w:firstColumn="0" w:lastColumn="0" w:oddVBand="0" w:evenVBand="0" w:oddHBand="0" w:evenHBand="0" w:firstRowFirstColumn="0" w:firstRowLastColumn="0" w:lastRowFirstColumn="0" w:lastRowLastColumn="0"/>
              <w:rPr>
                <w:ins w:id="86" w:author="健宏 赵" w:date="2019-01-02T12:58:00Z"/>
              </w:rPr>
            </w:pPr>
            <w:ins w:id="87" w:author="健宏 赵" w:date="2019-01-02T12:58:00Z">
              <w:r>
                <w:rPr>
                  <w:rFonts w:hint="eastAsia"/>
                </w:rPr>
                <w:t>Then</w:t>
              </w:r>
              <w:r>
                <w:rPr>
                  <w:rFonts w:hint="eastAsia"/>
                </w:rPr>
                <w:t>后的每个简单句，应为该场景的结果，即为后置条件。</w:t>
              </w:r>
            </w:ins>
          </w:p>
          <w:p w14:paraId="07FE498C" w14:textId="77777777" w:rsidR="00E63776" w:rsidRDefault="00E63776" w:rsidP="003768DD">
            <w:pPr>
              <w:cnfStyle w:val="000000000000" w:firstRow="0" w:lastRow="0" w:firstColumn="0" w:lastColumn="0" w:oddVBand="0" w:evenVBand="0" w:oddHBand="0" w:evenHBand="0" w:firstRowFirstColumn="0" w:firstRowLastColumn="0" w:lastRowFirstColumn="0" w:lastRowLastColumn="0"/>
              <w:rPr>
                <w:ins w:id="88" w:author="健宏 赵" w:date="2019-01-02T12:58:00Z"/>
              </w:rPr>
            </w:pPr>
          </w:p>
          <w:p w14:paraId="415830CA" w14:textId="77777777" w:rsidR="00E63776" w:rsidRPr="00BB52C2" w:rsidRDefault="00E63776" w:rsidP="003768DD">
            <w:pPr>
              <w:cnfStyle w:val="000000000000" w:firstRow="0" w:lastRow="0" w:firstColumn="0" w:lastColumn="0" w:oddVBand="0" w:evenVBand="0" w:oddHBand="0" w:evenHBand="0" w:firstRowFirstColumn="0" w:firstRowLastColumn="0" w:lastRowFirstColumn="0" w:lastRowLastColumn="0"/>
              <w:rPr>
                <w:ins w:id="89" w:author="健宏 赵" w:date="2019-01-02T12:58:00Z"/>
              </w:rPr>
            </w:pPr>
            <w:ins w:id="90" w:author="健宏 赵" w:date="2019-01-02T12:58:00Z">
              <w:r>
                <w:rPr>
                  <w:rFonts w:hint="eastAsia"/>
                </w:rPr>
                <w:t>应存在一个且仅存在一个</w:t>
              </w:r>
              <w:r>
                <w:rPr>
                  <w:rFonts w:hint="eastAsia"/>
                </w:rPr>
                <w:t>GWT</w:t>
              </w:r>
              <w:r>
                <w:rPr>
                  <w:rFonts w:hint="eastAsia"/>
                </w:rPr>
                <w:t>，其前提条件应为整个用例的前提条件，其后置条件应为整个用例的后置条件。</w:t>
              </w:r>
            </w:ins>
          </w:p>
        </w:tc>
      </w:tr>
      <w:tr w:rsidR="00E63776" w14:paraId="15647657" w14:textId="77777777" w:rsidTr="003768DD">
        <w:trPr>
          <w:ins w:id="91" w:author="健宏 赵" w:date="2019-01-02T12:58:00Z"/>
        </w:trPr>
        <w:tc>
          <w:tcPr>
            <w:cnfStyle w:val="001000000000" w:firstRow="0" w:lastRow="0" w:firstColumn="1" w:lastColumn="0" w:oddVBand="0" w:evenVBand="0" w:oddHBand="0" w:evenHBand="0" w:firstRowFirstColumn="0" w:firstRowLastColumn="0" w:lastRowFirstColumn="0" w:lastRowLastColumn="0"/>
            <w:tcW w:w="4148" w:type="dxa"/>
          </w:tcPr>
          <w:p w14:paraId="17CB491E" w14:textId="77777777" w:rsidR="00E63776" w:rsidRDefault="00E63776" w:rsidP="003768DD">
            <w:pPr>
              <w:rPr>
                <w:ins w:id="92" w:author="健宏 赵" w:date="2019-01-02T12:58:00Z"/>
              </w:rPr>
            </w:pPr>
            <w:ins w:id="93" w:author="健宏 赵" w:date="2019-01-02T12:58:00Z">
              <w:r>
                <w:rPr>
                  <w:rFonts w:hint="eastAsia"/>
                </w:rPr>
                <w:lastRenderedPageBreak/>
                <w:t>肯定句</w:t>
              </w:r>
            </w:ins>
          </w:p>
        </w:tc>
        <w:tc>
          <w:tcPr>
            <w:tcW w:w="4148" w:type="dxa"/>
          </w:tcPr>
          <w:p w14:paraId="6CC0C575" w14:textId="77777777" w:rsidR="00E63776" w:rsidRDefault="00E63776" w:rsidP="003768DD">
            <w:pPr>
              <w:cnfStyle w:val="000000000000" w:firstRow="0" w:lastRow="0" w:firstColumn="0" w:lastColumn="0" w:oddVBand="0" w:evenVBand="0" w:oddHBand="0" w:evenHBand="0" w:firstRowFirstColumn="0" w:firstRowLastColumn="0" w:lastRowFirstColumn="0" w:lastRowLastColumn="0"/>
              <w:rPr>
                <w:ins w:id="94" w:author="健宏 赵" w:date="2019-01-02T12:58:00Z"/>
              </w:rPr>
            </w:pPr>
            <w:ins w:id="95" w:author="健宏 赵" w:date="2019-01-02T12:58:00Z">
              <w:r>
                <w:rPr>
                  <w:rFonts w:hint="eastAsia"/>
                </w:rPr>
                <w:t>书写</w:t>
              </w:r>
              <w:r>
                <w:rPr>
                  <w:rFonts w:hint="eastAsia"/>
                </w:rPr>
                <w:t>GWT</w:t>
              </w:r>
              <w:r>
                <w:rPr>
                  <w:rFonts w:hint="eastAsia"/>
                </w:rPr>
                <w:t>时，替换为具有以下性质的句子：</w:t>
              </w:r>
            </w:ins>
          </w:p>
          <w:p w14:paraId="3A64173C" w14:textId="77777777" w:rsidR="00E63776" w:rsidRDefault="00E63776" w:rsidP="003768DD">
            <w:pPr>
              <w:ind w:firstLine="420"/>
              <w:cnfStyle w:val="000000000000" w:firstRow="0" w:lastRow="0" w:firstColumn="0" w:lastColumn="0" w:oddVBand="0" w:evenVBand="0" w:oddHBand="0" w:evenHBand="0" w:firstRowFirstColumn="0" w:firstRowLastColumn="0" w:lastRowFirstColumn="0" w:lastRowLastColumn="0"/>
              <w:rPr>
                <w:ins w:id="96" w:author="健宏 赵" w:date="2019-01-02T12:58:00Z"/>
              </w:rPr>
            </w:pPr>
            <w:ins w:id="97" w:author="健宏 赵" w:date="2019-01-02T12:58:00Z">
              <w:r w:rsidRPr="00D31F02">
                <w:rPr>
                  <w:rFonts w:hint="eastAsia"/>
                </w:rPr>
                <w:t>陈述一个事实或者说话人的看法</w:t>
              </w:r>
              <w:r>
                <w:rPr>
                  <w:rFonts w:hint="eastAsia"/>
                </w:rPr>
                <w:t>。</w:t>
              </w:r>
            </w:ins>
          </w:p>
          <w:p w14:paraId="2CDC2AD8" w14:textId="77777777" w:rsidR="00E63776" w:rsidRPr="00D31F02" w:rsidRDefault="00E63776" w:rsidP="003768DD">
            <w:pPr>
              <w:ind w:firstLine="420"/>
              <w:cnfStyle w:val="000000000000" w:firstRow="0" w:lastRow="0" w:firstColumn="0" w:lastColumn="0" w:oddVBand="0" w:evenVBand="0" w:oddHBand="0" w:evenHBand="0" w:firstRowFirstColumn="0" w:firstRowLastColumn="0" w:lastRowFirstColumn="0" w:lastRowLastColumn="0"/>
              <w:rPr>
                <w:ins w:id="98" w:author="健宏 赵" w:date="2019-01-02T12:58:00Z"/>
              </w:rPr>
            </w:pPr>
            <w:ins w:id="99" w:author="健宏 赵" w:date="2019-01-02T12:58:00Z">
              <w:r>
                <w:rPr>
                  <w:rFonts w:hint="eastAsia"/>
                </w:rPr>
                <w:t>该句为肯定句。</w:t>
              </w:r>
            </w:ins>
          </w:p>
        </w:tc>
      </w:tr>
      <w:tr w:rsidR="00E63776" w14:paraId="57E49AEF" w14:textId="77777777" w:rsidTr="003768DD">
        <w:trPr>
          <w:ins w:id="100" w:author="健宏 赵" w:date="2019-01-02T12:58:00Z"/>
        </w:trPr>
        <w:tc>
          <w:tcPr>
            <w:cnfStyle w:val="001000000000" w:firstRow="0" w:lastRow="0" w:firstColumn="1" w:lastColumn="0" w:oddVBand="0" w:evenVBand="0" w:oddHBand="0" w:evenHBand="0" w:firstRowFirstColumn="0" w:firstRowLastColumn="0" w:lastRowFirstColumn="0" w:lastRowLastColumn="0"/>
            <w:tcW w:w="4148" w:type="dxa"/>
          </w:tcPr>
          <w:p w14:paraId="4A1CA13A" w14:textId="77777777" w:rsidR="00E63776" w:rsidRDefault="00E63776" w:rsidP="003768DD">
            <w:pPr>
              <w:rPr>
                <w:ins w:id="101" w:author="健宏 赵" w:date="2019-01-02T12:58:00Z"/>
              </w:rPr>
            </w:pPr>
            <w:proofErr w:type="gramStart"/>
            <w:ins w:id="102" w:author="健宏 赵" w:date="2019-01-02T12:58:00Z">
              <w:r>
                <w:rPr>
                  <w:rFonts w:hint="eastAsia"/>
                </w:rPr>
                <w:t>专用句</w:t>
              </w:r>
              <w:proofErr w:type="gramEnd"/>
            </w:ins>
          </w:p>
        </w:tc>
        <w:tc>
          <w:tcPr>
            <w:tcW w:w="4148" w:type="dxa"/>
          </w:tcPr>
          <w:p w14:paraId="4761FBB2" w14:textId="77777777" w:rsidR="00E63776" w:rsidRDefault="00E63776" w:rsidP="003768DD">
            <w:pPr>
              <w:cnfStyle w:val="000000000000" w:firstRow="0" w:lastRow="0" w:firstColumn="0" w:lastColumn="0" w:oddVBand="0" w:evenVBand="0" w:oddHBand="0" w:evenHBand="0" w:firstRowFirstColumn="0" w:firstRowLastColumn="0" w:lastRowFirstColumn="0" w:lastRowLastColumn="0"/>
              <w:rPr>
                <w:ins w:id="103" w:author="健宏 赵" w:date="2019-01-02T12:58:00Z"/>
              </w:rPr>
            </w:pPr>
            <w:ins w:id="104" w:author="健宏 赵" w:date="2019-01-02T12:58:00Z">
              <w:r>
                <w:rPr>
                  <w:rFonts w:hint="eastAsia"/>
                </w:rPr>
                <w:t>书写</w:t>
              </w:r>
              <w:r>
                <w:rPr>
                  <w:rFonts w:hint="eastAsia"/>
                </w:rPr>
                <w:t>GWT</w:t>
              </w:r>
              <w:r>
                <w:rPr>
                  <w:rFonts w:hint="eastAsia"/>
                </w:rPr>
                <w:t>时，替换为具有以下性质的句子：</w:t>
              </w:r>
            </w:ins>
          </w:p>
          <w:p w14:paraId="1501BC66" w14:textId="77777777" w:rsidR="00E63776" w:rsidRDefault="00E63776" w:rsidP="003768DD">
            <w:pPr>
              <w:ind w:firstLineChars="200" w:firstLine="480"/>
              <w:cnfStyle w:val="000000000000" w:firstRow="0" w:lastRow="0" w:firstColumn="0" w:lastColumn="0" w:oddVBand="0" w:evenVBand="0" w:oddHBand="0" w:evenHBand="0" w:firstRowFirstColumn="0" w:firstRowLastColumn="0" w:lastRowFirstColumn="0" w:lastRowLastColumn="0"/>
              <w:rPr>
                <w:ins w:id="105" w:author="健宏 赵" w:date="2019-01-02T12:58:00Z"/>
              </w:rPr>
            </w:pPr>
            <w:ins w:id="106" w:author="健宏 赵" w:date="2019-01-02T12:58:00Z">
              <w:r>
                <w:rPr>
                  <w:rFonts w:hint="eastAsia"/>
                </w:rPr>
                <w:t>简单句，即</w:t>
              </w:r>
              <w:r w:rsidRPr="00373FE3">
                <w:rPr>
                  <w:rFonts w:hint="eastAsia"/>
                </w:rPr>
                <w:t>只含有一个主谓结构并且句子各成分都只由单词或短语构成的独立句子</w:t>
              </w:r>
              <w:r>
                <w:rPr>
                  <w:rFonts w:hint="eastAsia"/>
                </w:rPr>
                <w:t>，句子的主语为系统本身或用例的参与者即</w:t>
              </w:r>
              <w:r>
                <w:rPr>
                  <w:rFonts w:hint="eastAsia"/>
                </w:rPr>
                <w:t>Actor</w:t>
              </w:r>
              <w:r>
                <w:rPr>
                  <w:rFonts w:hint="eastAsia"/>
                </w:rPr>
                <w:t>。</w:t>
              </w:r>
            </w:ins>
          </w:p>
          <w:p w14:paraId="7EA55BA2" w14:textId="77777777" w:rsidR="00E63776" w:rsidRDefault="00E63776" w:rsidP="003768DD">
            <w:pPr>
              <w:ind w:firstLineChars="200" w:firstLine="480"/>
              <w:cnfStyle w:val="000000000000" w:firstRow="0" w:lastRow="0" w:firstColumn="0" w:lastColumn="0" w:oddVBand="0" w:evenVBand="0" w:oddHBand="0" w:evenHBand="0" w:firstRowFirstColumn="0" w:firstRowLastColumn="0" w:lastRowFirstColumn="0" w:lastRowLastColumn="0"/>
              <w:rPr>
                <w:ins w:id="107" w:author="健宏 赵" w:date="2019-01-02T12:58:00Z"/>
              </w:rPr>
            </w:pPr>
            <w:ins w:id="108" w:author="健宏 赵" w:date="2019-01-02T12:58:00Z">
              <w:r>
                <w:rPr>
                  <w:rFonts w:hint="eastAsia"/>
                </w:rPr>
                <w:t>以下每个……都为简单句，但是“如果”，和“直到”后面的状态可以用，“与”“或”分开。</w:t>
              </w:r>
            </w:ins>
          </w:p>
          <w:p w14:paraId="28B95A1A" w14:textId="77777777" w:rsidR="00E63776" w:rsidRDefault="00E63776" w:rsidP="003768DD">
            <w:pPr>
              <w:ind w:firstLineChars="200" w:firstLine="480"/>
              <w:cnfStyle w:val="000000000000" w:firstRow="0" w:lastRow="0" w:firstColumn="0" w:lastColumn="0" w:oddVBand="0" w:evenVBand="0" w:oddHBand="0" w:evenHBand="0" w:firstRowFirstColumn="0" w:firstRowLastColumn="0" w:lastRowFirstColumn="0" w:lastRowLastColumn="0"/>
              <w:rPr>
                <w:ins w:id="109" w:author="健宏 赵" w:date="2019-01-02T12:58:00Z"/>
              </w:rPr>
            </w:pPr>
            <w:ins w:id="110" w:author="健宏 赵" w:date="2019-01-02T12:58:00Z">
              <w:r>
                <w:rPr>
                  <w:rFonts w:hint="eastAsia"/>
                </w:rPr>
                <w:t>使用“如果……，那么……，否则……”，表达完整的分支判断。</w:t>
              </w:r>
            </w:ins>
          </w:p>
          <w:p w14:paraId="69C261D9" w14:textId="77777777" w:rsidR="00E63776" w:rsidRDefault="00E63776" w:rsidP="003768DD">
            <w:pPr>
              <w:ind w:firstLineChars="200" w:firstLine="480"/>
              <w:cnfStyle w:val="000000000000" w:firstRow="0" w:lastRow="0" w:firstColumn="0" w:lastColumn="0" w:oddVBand="0" w:evenVBand="0" w:oddHBand="0" w:evenHBand="0" w:firstRowFirstColumn="0" w:firstRowLastColumn="0" w:lastRowFirstColumn="0" w:lastRowLastColumn="0"/>
              <w:rPr>
                <w:ins w:id="111" w:author="健宏 赵" w:date="2019-01-02T12:58:00Z"/>
              </w:rPr>
            </w:pPr>
            <w:ins w:id="112" w:author="健宏 赵" w:date="2019-01-02T12:58:00Z">
              <w:r>
                <w:rPr>
                  <w:rFonts w:hint="eastAsia"/>
                </w:rPr>
                <w:t>使用“如果……，那么……”，表达不存在不满足状态的分支判断。</w:t>
              </w:r>
            </w:ins>
          </w:p>
          <w:p w14:paraId="6130A9D5" w14:textId="77777777" w:rsidR="00E63776" w:rsidRPr="00CD0C8E" w:rsidRDefault="00E63776" w:rsidP="003768DD">
            <w:pPr>
              <w:ind w:firstLineChars="200" w:firstLine="480"/>
              <w:cnfStyle w:val="000000000000" w:firstRow="0" w:lastRow="0" w:firstColumn="0" w:lastColumn="0" w:oddVBand="0" w:evenVBand="0" w:oddHBand="0" w:evenHBand="0" w:firstRowFirstColumn="0" w:firstRowLastColumn="0" w:lastRowFirstColumn="0" w:lastRowLastColumn="0"/>
              <w:rPr>
                <w:ins w:id="113" w:author="健宏 赵" w:date="2019-01-02T12:58:00Z"/>
              </w:rPr>
            </w:pPr>
            <w:ins w:id="114" w:author="健宏 赵" w:date="2019-01-02T12:58:00Z">
              <w:r>
                <w:rPr>
                  <w:rFonts w:hint="eastAsia"/>
                </w:rPr>
                <w:t>使用“如果……，那么……，直到……”，表达循环。</w:t>
              </w:r>
            </w:ins>
          </w:p>
          <w:p w14:paraId="22F02EB7" w14:textId="77777777" w:rsidR="00E63776" w:rsidRDefault="00E63776" w:rsidP="003768DD">
            <w:pPr>
              <w:ind w:firstLineChars="200" w:firstLine="480"/>
              <w:cnfStyle w:val="000000000000" w:firstRow="0" w:lastRow="0" w:firstColumn="0" w:lastColumn="0" w:oddVBand="0" w:evenVBand="0" w:oddHBand="0" w:evenHBand="0" w:firstRowFirstColumn="0" w:firstRowLastColumn="0" w:lastRowFirstColumn="0" w:lastRowLastColumn="0"/>
              <w:rPr>
                <w:ins w:id="115" w:author="健宏 赵" w:date="2019-01-02T12:58:00Z"/>
              </w:rPr>
            </w:pPr>
            <w:ins w:id="116" w:author="健宏 赵" w:date="2019-01-02T12:58:00Z">
              <w:r>
                <w:rPr>
                  <w:rFonts w:hint="eastAsia"/>
                </w:rPr>
                <w:t>在描述系统判断状态时，应使用“判断”，其前为系统的名称，其后为判断的状态。且该状态应与</w:t>
              </w:r>
              <w:proofErr w:type="gramStart"/>
              <w:r>
                <w:rPr>
                  <w:rFonts w:hint="eastAsia"/>
                </w:rPr>
                <w:t>与</w:t>
              </w:r>
              <w:proofErr w:type="gramEnd"/>
              <w:r>
                <w:rPr>
                  <w:rFonts w:hint="eastAsia"/>
                </w:rPr>
                <w:t>该状态相反的状态采用同样的句式和相同的术语进行描述。</w:t>
              </w:r>
            </w:ins>
          </w:p>
          <w:p w14:paraId="733CF041" w14:textId="77777777" w:rsidR="00E63776" w:rsidRDefault="00E63776" w:rsidP="003768DD">
            <w:pPr>
              <w:ind w:firstLineChars="200" w:firstLine="480"/>
              <w:cnfStyle w:val="000000000000" w:firstRow="0" w:lastRow="0" w:firstColumn="0" w:lastColumn="0" w:oddVBand="0" w:evenVBand="0" w:oddHBand="0" w:evenHBand="0" w:firstRowFirstColumn="0" w:firstRowLastColumn="0" w:lastRowFirstColumn="0" w:lastRowLastColumn="0"/>
              <w:rPr>
                <w:ins w:id="117" w:author="健宏 赵" w:date="2019-01-02T12:58:00Z"/>
              </w:rPr>
            </w:pPr>
            <w:ins w:id="118" w:author="健宏 赵" w:date="2019-01-02T12:58:00Z">
              <w:r>
                <w:rPr>
                  <w:rFonts w:hint="eastAsia"/>
                </w:rPr>
                <w:t>表述几个动作必须同时进行时，需要将多个简单句放在同一行以“同时”连接。</w:t>
              </w:r>
            </w:ins>
          </w:p>
          <w:p w14:paraId="03D9DC49" w14:textId="77777777" w:rsidR="00E63776" w:rsidRPr="00A51ADA" w:rsidRDefault="00E63776" w:rsidP="003768DD">
            <w:pPr>
              <w:ind w:firstLineChars="200" w:firstLine="480"/>
              <w:cnfStyle w:val="000000000000" w:firstRow="0" w:lastRow="0" w:firstColumn="0" w:lastColumn="0" w:oddVBand="0" w:evenVBand="0" w:oddHBand="0" w:evenHBand="0" w:firstRowFirstColumn="0" w:firstRowLastColumn="0" w:lastRowFirstColumn="0" w:lastRowLastColumn="0"/>
              <w:rPr>
                <w:ins w:id="119" w:author="健宏 赵" w:date="2019-01-02T12:58:00Z"/>
              </w:rPr>
            </w:pPr>
            <w:ins w:id="120" w:author="健宏 赵" w:date="2019-01-02T12:58:00Z">
              <w:r w:rsidRPr="00484935">
                <w:t>句子中若有具体场景的数据，应用于修饰宾语，作为宾语的定语。</w:t>
              </w:r>
            </w:ins>
          </w:p>
        </w:tc>
      </w:tr>
    </w:tbl>
    <w:p w14:paraId="44C81F59" w14:textId="5E604FFD" w:rsidR="002070BB" w:rsidRPr="00A03150" w:rsidDel="00E63776" w:rsidRDefault="00A03150" w:rsidP="00A03150">
      <w:pPr>
        <w:pStyle w:val="ab"/>
        <w:ind w:left="360" w:firstLineChars="0" w:firstLine="0"/>
        <w:rPr>
          <w:del w:id="121" w:author="健宏 赵" w:date="2019-01-02T12:58:00Z"/>
        </w:rPr>
      </w:pPr>
      <w:bookmarkStart w:id="122" w:name="_GoBack"/>
      <w:bookmarkEnd w:id="122"/>
      <w:del w:id="123" w:author="健宏 赵" w:date="2019-01-02T12:58:00Z">
        <w:r w:rsidRPr="00A03150" w:rsidDel="00E63776">
          <w:delText>&lt;1&gt;</w:delText>
        </w:r>
        <w:r w:rsidR="00763DF5" w:rsidRPr="00D069CB" w:rsidDel="00E63776">
          <w:rPr>
            <w:bCs/>
            <w:kern w:val="44"/>
            <w:sz w:val="28"/>
            <w:szCs w:val="28"/>
          </w:rPr>
          <w:delText xml:space="preserve"> </w:delText>
        </w:r>
        <w:bookmarkStart w:id="124" w:name="_Toc532080680"/>
        <w:r w:rsidR="002070BB" w:rsidDel="00E63776">
          <w:rPr>
            <w:rFonts w:hint="eastAsia"/>
          </w:rPr>
          <w:delText>同一个用例，Featrue为用例名称</w:delText>
        </w:r>
        <w:r w:rsidDel="00E63776">
          <w:rPr>
            <w:rFonts w:hint="eastAsia"/>
          </w:rPr>
          <w:delText>,</w:delText>
        </w:r>
        <w:r w:rsidR="002070BB" w:rsidDel="00E63776">
          <w:rPr>
            <w:rFonts w:hint="eastAsia"/>
          </w:rPr>
          <w:delText>每个用例包含一个正常情况下的G</w:delText>
        </w:r>
        <w:r w:rsidR="002070BB" w:rsidDel="00E63776">
          <w:delText>WT</w:delText>
        </w:r>
        <w:r w:rsidDel="00E63776">
          <w:rPr>
            <w:rFonts w:hint="eastAsia"/>
          </w:rPr>
          <w:delText>。</w:delText>
        </w:r>
      </w:del>
    </w:p>
    <w:p w14:paraId="4C677F16" w14:textId="60CC7934" w:rsidR="002070BB" w:rsidDel="00E63776" w:rsidRDefault="002070BB" w:rsidP="002070BB">
      <w:pPr>
        <w:pStyle w:val="ab"/>
        <w:numPr>
          <w:ilvl w:val="1"/>
          <w:numId w:val="28"/>
        </w:numPr>
        <w:ind w:firstLineChars="0"/>
        <w:rPr>
          <w:del w:id="125" w:author="健宏 赵" w:date="2019-01-02T12:58:00Z"/>
        </w:rPr>
      </w:pPr>
      <w:del w:id="126" w:author="健宏 赵" w:date="2019-01-02T12:58:00Z">
        <w:r w:rsidDel="00E63776">
          <w:rPr>
            <w:rFonts w:hint="eastAsia"/>
          </w:rPr>
          <w:delText>正常GWT，每个步骤正常完成，得到理想的输出，满足用例的要求</w:delText>
        </w:r>
      </w:del>
    </w:p>
    <w:p w14:paraId="39833C18" w14:textId="46792952" w:rsidR="002070BB" w:rsidDel="00E63776" w:rsidRDefault="002070BB" w:rsidP="002070BB">
      <w:pPr>
        <w:pStyle w:val="ab"/>
        <w:numPr>
          <w:ilvl w:val="2"/>
          <w:numId w:val="28"/>
        </w:numPr>
        <w:ind w:firstLineChars="0"/>
        <w:rPr>
          <w:del w:id="127" w:author="健宏 赵" w:date="2019-01-02T12:58:00Z"/>
        </w:rPr>
      </w:pPr>
      <w:del w:id="128" w:author="健宏 赵" w:date="2019-01-02T12:58:00Z">
        <w:r w:rsidDel="00E63776">
          <w:delText>S</w:delText>
        </w:r>
        <w:r w:rsidDel="00E63776">
          <w:rPr>
            <w:rFonts w:hint="eastAsia"/>
          </w:rPr>
          <w:delText>cenario：对具体场景的简要描述，简单句描述</w:delText>
        </w:r>
      </w:del>
    </w:p>
    <w:p w14:paraId="7AA53B08" w14:textId="300DCDEF" w:rsidR="002070BB" w:rsidDel="00E63776" w:rsidRDefault="002070BB" w:rsidP="002070BB">
      <w:pPr>
        <w:pStyle w:val="ab"/>
        <w:numPr>
          <w:ilvl w:val="2"/>
          <w:numId w:val="28"/>
        </w:numPr>
        <w:ind w:firstLineChars="0"/>
        <w:rPr>
          <w:del w:id="129" w:author="健宏 赵" w:date="2019-01-02T12:58:00Z"/>
        </w:rPr>
      </w:pPr>
      <w:del w:id="130" w:author="健宏 赵" w:date="2019-01-02T12:58:00Z">
        <w:r w:rsidDel="00E63776">
          <w:rPr>
            <w:rFonts w:hint="eastAsia"/>
          </w:rPr>
          <w:delText>Given：每个GWT都是一个用例的具体场景，描述正常情况场景的G</w:delText>
        </w:r>
        <w:r w:rsidDel="00E63776">
          <w:delText>WT</w:delText>
        </w:r>
        <w:r w:rsidDel="00E63776">
          <w:rPr>
            <w:rFonts w:hint="eastAsia"/>
          </w:rPr>
          <w:delText>描述了用例最主要的场景，其</w:delText>
        </w:r>
        <w:r w:rsidDel="00E63776">
          <w:delText>G</w:delText>
        </w:r>
        <w:r w:rsidDel="00E63776">
          <w:rPr>
            <w:rFonts w:hint="eastAsia"/>
          </w:rPr>
          <w:delText>iven与用例的前提条件保持一致。每个条件的表述都应该为简单句。</w:delText>
        </w:r>
      </w:del>
    </w:p>
    <w:p w14:paraId="2FD6ABB3" w14:textId="1424F816" w:rsidR="002070BB" w:rsidDel="00E63776" w:rsidRDefault="002070BB" w:rsidP="002070BB">
      <w:pPr>
        <w:pStyle w:val="ab"/>
        <w:numPr>
          <w:ilvl w:val="2"/>
          <w:numId w:val="28"/>
        </w:numPr>
        <w:ind w:firstLineChars="0"/>
        <w:rPr>
          <w:del w:id="131" w:author="健宏 赵" w:date="2019-01-02T12:58:00Z"/>
        </w:rPr>
      </w:pPr>
      <w:bookmarkStart w:id="132" w:name="_Hlk533759060"/>
      <w:del w:id="133" w:author="健宏 赵" w:date="2019-01-02T12:58:00Z">
        <w:r w:rsidDel="00E63776">
          <w:rPr>
            <w:rFonts w:hint="eastAsia"/>
          </w:rPr>
          <w:delText>When</w:delText>
        </w:r>
        <w:bookmarkEnd w:id="132"/>
      </w:del>
    </w:p>
    <w:p w14:paraId="5985CD5D" w14:textId="762BCE24" w:rsidR="002070BB" w:rsidDel="00E63776" w:rsidRDefault="002070BB" w:rsidP="00A03150">
      <w:pPr>
        <w:pStyle w:val="ab"/>
        <w:numPr>
          <w:ilvl w:val="3"/>
          <w:numId w:val="31"/>
        </w:numPr>
        <w:ind w:firstLineChars="0"/>
        <w:rPr>
          <w:del w:id="134" w:author="健宏 赵" w:date="2019-01-02T12:58:00Z"/>
        </w:rPr>
      </w:pPr>
      <w:bookmarkStart w:id="135" w:name="_Hlk533758464"/>
      <w:del w:id="136" w:author="健宏 赵" w:date="2019-01-02T12:58:00Z">
        <w:r w:rsidDel="00E63776">
          <w:rPr>
            <w:rFonts w:hint="eastAsia"/>
          </w:rPr>
          <w:delText>关于条件的表述：对可能发生异常情况的操作都要做判断为正常情况下的表述，如对验证账户合法的操作，表述为“系统验证账户合法”。</w:delText>
        </w:r>
      </w:del>
    </w:p>
    <w:bookmarkEnd w:id="135"/>
    <w:p w14:paraId="7D2452BB" w14:textId="5A8E821C" w:rsidR="002070BB" w:rsidDel="00E63776" w:rsidRDefault="002070BB" w:rsidP="00A03150">
      <w:pPr>
        <w:pStyle w:val="ab"/>
        <w:numPr>
          <w:ilvl w:val="3"/>
          <w:numId w:val="31"/>
        </w:numPr>
        <w:ind w:firstLineChars="0"/>
        <w:rPr>
          <w:del w:id="137" w:author="健宏 赵" w:date="2019-01-02T12:58:00Z"/>
        </w:rPr>
      </w:pPr>
      <w:del w:id="138" w:author="健宏 赵" w:date="2019-01-02T12:58:00Z">
        <w:r w:rsidDel="00E63776">
          <w:rPr>
            <w:rFonts w:hint="eastAsia"/>
          </w:rPr>
          <w:delText>除了表示判断、循环和并发的语句应为复合句之外，每句话均为主谓宾结构的简单句，句子的主语应为系统本身或用例的参与者，即用例的actor。</w:delText>
        </w:r>
      </w:del>
    </w:p>
    <w:p w14:paraId="7586C9FD" w14:textId="44F8FD5E" w:rsidR="002070BB" w:rsidDel="00E63776" w:rsidRDefault="002070BB" w:rsidP="00A03150">
      <w:pPr>
        <w:pStyle w:val="ab"/>
        <w:numPr>
          <w:ilvl w:val="3"/>
          <w:numId w:val="31"/>
        </w:numPr>
        <w:ind w:firstLineChars="0"/>
        <w:rPr>
          <w:del w:id="139" w:author="健宏 赵" w:date="2019-01-02T12:58:00Z"/>
        </w:rPr>
      </w:pPr>
      <w:del w:id="140" w:author="健宏 赵" w:date="2019-01-02T12:58:00Z">
        <w:r w:rsidRPr="002533D8" w:rsidDel="00E63776">
          <w:rPr>
            <w:rFonts w:hint="eastAsia"/>
          </w:rPr>
          <w:delText>句子中若有具体场景的数据，应用于修饰宾语，作为宾语的定语。</w:delText>
        </w:r>
      </w:del>
    </w:p>
    <w:p w14:paraId="4EFFEB11" w14:textId="29D574F6" w:rsidR="002070BB" w:rsidDel="00E63776" w:rsidRDefault="002070BB" w:rsidP="00A03150">
      <w:pPr>
        <w:pStyle w:val="ab"/>
        <w:numPr>
          <w:ilvl w:val="3"/>
          <w:numId w:val="31"/>
        </w:numPr>
        <w:ind w:firstLineChars="0"/>
        <w:rPr>
          <w:del w:id="141" w:author="健宏 赵" w:date="2019-01-02T12:58:00Z"/>
        </w:rPr>
      </w:pPr>
      <w:del w:id="142" w:author="健宏 赵" w:date="2019-01-02T12:58:00Z">
        <w:r w:rsidDel="00E63776">
          <w:rPr>
            <w:rFonts w:hint="eastAsia"/>
          </w:rPr>
          <w:delText>表示判断的句子应符合“如果……那么……[否则……</w:delText>
        </w:r>
        <w:r w:rsidDel="00E63776">
          <w:delText>]</w:delText>
        </w:r>
        <w:r w:rsidDel="00E63776">
          <w:rPr>
            <w:rFonts w:hint="eastAsia"/>
          </w:rPr>
          <w:delText>”句式，表示循环的句子应符合“……直到……”，表示并发的句子应符合“……同时……”句式。</w:delText>
        </w:r>
      </w:del>
    </w:p>
    <w:p w14:paraId="4AE9C444" w14:textId="5365CD28" w:rsidR="002070BB" w:rsidDel="00E63776" w:rsidRDefault="002070BB" w:rsidP="00A03150">
      <w:pPr>
        <w:pStyle w:val="ab"/>
        <w:numPr>
          <w:ilvl w:val="3"/>
          <w:numId w:val="31"/>
        </w:numPr>
        <w:ind w:firstLineChars="0"/>
        <w:rPr>
          <w:del w:id="143" w:author="健宏 赵" w:date="2019-01-02T12:58:00Z"/>
        </w:rPr>
      </w:pPr>
      <w:del w:id="144" w:author="健宏 赵" w:date="2019-01-02T12:58:00Z">
        <w:r w:rsidDel="00E63776">
          <w:rPr>
            <w:rFonts w:hint="eastAsia"/>
          </w:rPr>
          <w:delText>每个判断和循环的条件、结果、终止条件均必须是简单句，且循环必须有终止条件。比如，“如果告白不成功，那么一直告白，直到成功”。但是，“如果告白不成功，那么一直告白，直到成功或者完全失去信心”不允许</w:delText>
        </w:r>
      </w:del>
    </w:p>
    <w:p w14:paraId="051B3D6C" w14:textId="49181DEC" w:rsidR="002070BB" w:rsidDel="00E63776" w:rsidRDefault="002070BB" w:rsidP="002070BB">
      <w:pPr>
        <w:pStyle w:val="ab"/>
        <w:numPr>
          <w:ilvl w:val="2"/>
          <w:numId w:val="28"/>
        </w:numPr>
        <w:ind w:firstLineChars="0"/>
        <w:rPr>
          <w:del w:id="145" w:author="健宏 赵" w:date="2019-01-02T12:58:00Z"/>
        </w:rPr>
      </w:pPr>
      <w:del w:id="146" w:author="健宏 赵" w:date="2019-01-02T12:58:00Z">
        <w:r w:rsidDel="00E63776">
          <w:rPr>
            <w:rFonts w:hint="eastAsia"/>
          </w:rPr>
          <w:delText>Then：具体场景的最终结果，用简单句描述。</w:delText>
        </w:r>
      </w:del>
    </w:p>
    <w:p w14:paraId="01100E1D" w14:textId="0CA003E5" w:rsidR="002070BB" w:rsidDel="00E63776" w:rsidRDefault="002070BB" w:rsidP="002070BB">
      <w:pPr>
        <w:pStyle w:val="ab"/>
        <w:numPr>
          <w:ilvl w:val="0"/>
          <w:numId w:val="28"/>
        </w:numPr>
        <w:ind w:firstLineChars="0"/>
        <w:rPr>
          <w:del w:id="147" w:author="健宏 赵" w:date="2019-01-02T12:58:00Z"/>
        </w:rPr>
      </w:pPr>
      <w:del w:id="148" w:author="健宏 赵" w:date="2019-01-02T12:58:00Z">
        <w:r w:rsidDel="00E63776">
          <w:rPr>
            <w:rFonts w:hint="eastAsia"/>
          </w:rPr>
          <w:delText>每个用例可以包含多个用来描述异常场景的GWT：</w:delText>
        </w:r>
      </w:del>
    </w:p>
    <w:p w14:paraId="5FFA12A6" w14:textId="3D2EE8C7" w:rsidR="002070BB" w:rsidDel="00E63776" w:rsidRDefault="002070BB" w:rsidP="002070BB">
      <w:pPr>
        <w:pStyle w:val="ab"/>
        <w:numPr>
          <w:ilvl w:val="1"/>
          <w:numId w:val="28"/>
        </w:numPr>
        <w:ind w:firstLineChars="0"/>
        <w:rPr>
          <w:del w:id="149" w:author="健宏 赵" w:date="2019-01-02T12:58:00Z"/>
        </w:rPr>
      </w:pPr>
      <w:del w:id="150" w:author="健宏 赵" w:date="2019-01-02T12:58:00Z">
        <w:r w:rsidDel="00E63776">
          <w:rPr>
            <w:rFonts w:hint="eastAsia"/>
          </w:rPr>
          <w:delText>异常GWT：</w:delText>
        </w:r>
      </w:del>
    </w:p>
    <w:p w14:paraId="17AA5947" w14:textId="1A8257DC" w:rsidR="002070BB" w:rsidDel="00E63776" w:rsidRDefault="002070BB" w:rsidP="002070BB">
      <w:pPr>
        <w:pStyle w:val="ab"/>
        <w:numPr>
          <w:ilvl w:val="2"/>
          <w:numId w:val="28"/>
        </w:numPr>
        <w:ind w:firstLineChars="0"/>
        <w:rPr>
          <w:del w:id="151" w:author="健宏 赵" w:date="2019-01-02T12:58:00Z"/>
        </w:rPr>
      </w:pPr>
      <w:del w:id="152" w:author="健宏 赵" w:date="2019-01-02T12:58:00Z">
        <w:r w:rsidDel="00E63776">
          <w:rPr>
            <w:rFonts w:hint="eastAsia"/>
          </w:rPr>
          <w:delText>Scenario：对具体场景的简要描述，应以主谓宾结构的简单句描述</w:delText>
        </w:r>
      </w:del>
    </w:p>
    <w:p w14:paraId="7D2FB81B" w14:textId="07B8E5A7" w:rsidR="002070BB" w:rsidDel="00E63776" w:rsidRDefault="002070BB" w:rsidP="002070BB">
      <w:pPr>
        <w:pStyle w:val="ab"/>
        <w:numPr>
          <w:ilvl w:val="2"/>
          <w:numId w:val="28"/>
        </w:numPr>
        <w:ind w:firstLineChars="0"/>
        <w:rPr>
          <w:del w:id="153" w:author="健宏 赵" w:date="2019-01-02T12:58:00Z"/>
        </w:rPr>
      </w:pPr>
      <w:del w:id="154" w:author="健宏 赵" w:date="2019-01-02T12:58:00Z">
        <w:r w:rsidDel="00E63776">
          <w:rPr>
            <w:rFonts w:hint="eastAsia"/>
          </w:rPr>
          <w:delText>Given</w:delText>
        </w:r>
        <w:r w:rsidDel="00E63776">
          <w:delText>:</w:delText>
        </w:r>
        <w:r w:rsidRPr="002533D8" w:rsidDel="00E63776">
          <w:rPr>
            <w:rFonts w:hint="eastAsia"/>
          </w:rPr>
          <w:delText xml:space="preserve"> </w:delText>
        </w:r>
        <w:r w:rsidDel="00E63776">
          <w:rPr>
            <w:rFonts w:hint="eastAsia"/>
          </w:rPr>
          <w:delText>描述异常场景的G</w:delText>
        </w:r>
        <w:r w:rsidDel="00E63776">
          <w:delText>WT</w:delText>
        </w:r>
        <w:r w:rsidDel="00E63776">
          <w:rPr>
            <w:rFonts w:hint="eastAsia"/>
          </w:rPr>
          <w:delText>既要满足用例的前提条件，又要满足具体场景的前提条件。</w:delText>
        </w:r>
      </w:del>
    </w:p>
    <w:p w14:paraId="2AB6D04E" w14:textId="7C2FCCAA" w:rsidR="002070BB" w:rsidDel="00E63776" w:rsidRDefault="002070BB" w:rsidP="002070BB">
      <w:pPr>
        <w:pStyle w:val="ab"/>
        <w:numPr>
          <w:ilvl w:val="3"/>
          <w:numId w:val="28"/>
        </w:numPr>
        <w:ind w:firstLineChars="0"/>
        <w:rPr>
          <w:del w:id="155" w:author="健宏 赵" w:date="2019-01-02T12:58:00Z"/>
        </w:rPr>
      </w:pPr>
      <w:del w:id="156" w:author="健宏 赵" w:date="2019-01-02T12:58:00Z">
        <w:r w:rsidDel="00E63776">
          <w:rPr>
            <w:rFonts w:hint="eastAsia"/>
          </w:rPr>
          <w:delText>每个表示条件的语句均为主谓宾结构的简单句。</w:delText>
        </w:r>
      </w:del>
    </w:p>
    <w:p w14:paraId="42621AC6" w14:textId="2BC3A172" w:rsidR="002070BB" w:rsidDel="00E63776" w:rsidRDefault="002070BB" w:rsidP="002070BB">
      <w:pPr>
        <w:pStyle w:val="ab"/>
        <w:numPr>
          <w:ilvl w:val="3"/>
          <w:numId w:val="28"/>
        </w:numPr>
        <w:ind w:firstLineChars="0"/>
        <w:rPr>
          <w:del w:id="157" w:author="健宏 赵" w:date="2019-01-02T12:58:00Z"/>
        </w:rPr>
      </w:pPr>
      <w:del w:id="158" w:author="健宏 赵" w:date="2019-01-02T12:58:00Z">
        <w:r w:rsidDel="00E63776">
          <w:rPr>
            <w:rFonts w:hint="eastAsia"/>
          </w:rPr>
          <w:delText>对由正常情况下的某一个或几个操作引起的异常，描述具体场景前提条件的句子应表述为判断异常情况发生的句式，如对验证账户合法的操作，表述为“系统验证账户不合法”。</w:delText>
        </w:r>
      </w:del>
    </w:p>
    <w:p w14:paraId="48AA00FC" w14:textId="54BB4B4A" w:rsidR="002070BB" w:rsidDel="00E63776" w:rsidRDefault="002070BB" w:rsidP="002070BB">
      <w:pPr>
        <w:pStyle w:val="ab"/>
        <w:numPr>
          <w:ilvl w:val="2"/>
          <w:numId w:val="28"/>
        </w:numPr>
        <w:ind w:firstLineChars="0"/>
        <w:rPr>
          <w:del w:id="159" w:author="健宏 赵" w:date="2019-01-02T12:58:00Z"/>
        </w:rPr>
      </w:pPr>
      <w:del w:id="160" w:author="健宏 赵" w:date="2019-01-02T12:58:00Z">
        <w:r w:rsidRPr="00940E16" w:rsidDel="00E63776">
          <w:delText>When</w:delText>
        </w:r>
        <w:r w:rsidDel="00E63776">
          <w:rPr>
            <w:rFonts w:hint="eastAsia"/>
          </w:rPr>
          <w:delText>要求相同</w:delText>
        </w:r>
      </w:del>
    </w:p>
    <w:p w14:paraId="1004681B" w14:textId="5FCAA10B" w:rsidR="002070BB" w:rsidRPr="002070BB" w:rsidDel="00E63776" w:rsidRDefault="002070BB" w:rsidP="002070BB">
      <w:pPr>
        <w:pStyle w:val="ab"/>
        <w:numPr>
          <w:ilvl w:val="2"/>
          <w:numId w:val="28"/>
        </w:numPr>
        <w:ind w:firstLineChars="0"/>
        <w:rPr>
          <w:del w:id="161" w:author="健宏 赵" w:date="2019-01-02T12:58:00Z"/>
        </w:rPr>
      </w:pPr>
      <w:del w:id="162" w:author="健宏 赵" w:date="2019-01-02T12:58:00Z">
        <w:r w:rsidDel="00E63776">
          <w:rPr>
            <w:rFonts w:hint="eastAsia"/>
          </w:rPr>
          <w:delText>Then要求相同</w:delText>
        </w:r>
      </w:del>
    </w:p>
    <w:bookmarkStart w:id="163" w:name="_Toc533976198"/>
    <w:p w14:paraId="263FE123" w14:textId="30AC1B74" w:rsidR="00733F8F" w:rsidRDefault="0052218F" w:rsidP="002070BB">
      <w:pPr>
        <w:pStyle w:val="3"/>
        <w:rPr>
          <w:b w:val="0"/>
        </w:rPr>
      </w:pPr>
      <w:r>
        <w:rPr>
          <w:rFonts w:hint="eastAsia"/>
          <w:b w:val="0"/>
          <w:noProof/>
          <w:szCs w:val="21"/>
        </w:rPr>
        <mc:AlternateContent>
          <mc:Choice Requires="wps">
            <w:drawing>
              <wp:anchor distT="0" distB="0" distL="114300" distR="114300" simplePos="0" relativeHeight="251672576" behindDoc="0" locked="0" layoutInCell="1" allowOverlap="1" wp14:anchorId="0E672154" wp14:editId="021FD81E">
                <wp:simplePos x="0" y="0"/>
                <wp:positionH relativeFrom="margin">
                  <wp:posOffset>1170940</wp:posOffset>
                </wp:positionH>
                <wp:positionV relativeFrom="paragraph">
                  <wp:posOffset>726440</wp:posOffset>
                </wp:positionV>
                <wp:extent cx="129540" cy="1981200"/>
                <wp:effectExtent l="38100" t="0" r="22860" b="19050"/>
                <wp:wrapNone/>
                <wp:docPr id="13" name="左大括号 13"/>
                <wp:cNvGraphicFramePr/>
                <a:graphic xmlns:a="http://schemas.openxmlformats.org/drawingml/2006/main">
                  <a:graphicData uri="http://schemas.microsoft.com/office/word/2010/wordprocessingShape">
                    <wps:wsp>
                      <wps:cNvSpPr/>
                      <wps:spPr>
                        <a:xfrm>
                          <a:off x="0" y="0"/>
                          <a:ext cx="129540" cy="19812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B7486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3" o:spid="_x0000_s1026" type="#_x0000_t87" style="position:absolute;left:0;text-align:left;margin-left:92.2pt;margin-top:57.2pt;width:10.2pt;height:156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" adj="118" strokecolor="black [3200]" strokeweight=".5pt">
                <v:stroke joinstyle="miter"/>
                <w10:wrap anchorx="margin"/>
              </v:shape>
            </w:pict>
          </mc:Fallback>
        </mc:AlternateContent>
      </w:r>
      <w:r w:rsidR="002070BB" w:rsidRPr="0018033F">
        <w:rPr>
          <w:b w:val="0"/>
        </w:rPr>
        <w:t xml:space="preserve"> </w:t>
      </w:r>
      <w:r w:rsidR="00733F8F">
        <w:rPr>
          <w:b w:val="0"/>
        </w:rPr>
        <w:t>(2)</w:t>
      </w:r>
      <w:r w:rsidR="00733F8F">
        <w:rPr>
          <w:rFonts w:hint="eastAsia"/>
          <w:b w:val="0"/>
        </w:rPr>
        <w:t>标签设计规约</w:t>
      </w:r>
      <w:bookmarkEnd w:id="163"/>
    </w:p>
    <w:p w14:paraId="105E833F" w14:textId="350234B0" w:rsidR="0052218F" w:rsidRDefault="0052218F" w:rsidP="0052218F">
      <w:pPr>
        <w:ind w:left="1680" w:firstLine="420"/>
        <w:rPr>
          <w:b/>
          <w:szCs w:val="21"/>
        </w:rPr>
      </w:pPr>
      <w:proofErr w:type="spellStart"/>
      <w:r>
        <w:rPr>
          <w:rFonts w:hint="eastAsia"/>
          <w:b/>
          <w:szCs w:val="21"/>
        </w:rPr>
        <w:t>UseCase</w:t>
      </w:r>
      <w:r>
        <w:rPr>
          <w:b/>
          <w:szCs w:val="21"/>
        </w:rPr>
        <w:t>N</w:t>
      </w:r>
      <w:r>
        <w:rPr>
          <w:rFonts w:hint="eastAsia"/>
          <w:b/>
          <w:szCs w:val="21"/>
        </w:rPr>
        <w:t>ame</w:t>
      </w:r>
      <w:proofErr w:type="spellEnd"/>
    </w:p>
    <w:p w14:paraId="14DDC063" w14:textId="77777777" w:rsidR="0052218F" w:rsidRDefault="0052218F" w:rsidP="0052218F">
      <w:pPr>
        <w:ind w:left="1680" w:firstLine="420"/>
        <w:rPr>
          <w:b/>
          <w:szCs w:val="21"/>
        </w:rPr>
      </w:pPr>
      <w:proofErr w:type="spellStart"/>
      <w:r>
        <w:rPr>
          <w:rFonts w:hint="eastAsia"/>
          <w:b/>
          <w:szCs w:val="21"/>
        </w:rPr>
        <w:t>Primary</w:t>
      </w:r>
      <w:r>
        <w:rPr>
          <w:b/>
          <w:szCs w:val="21"/>
        </w:rPr>
        <w:t>A</w:t>
      </w:r>
      <w:r>
        <w:rPr>
          <w:rFonts w:hint="eastAsia"/>
          <w:b/>
          <w:szCs w:val="21"/>
        </w:rPr>
        <w:t>ctor</w:t>
      </w:r>
      <w:proofErr w:type="spellEnd"/>
    </w:p>
    <w:p w14:paraId="1A2A47CB" w14:textId="77777777" w:rsidR="0052218F" w:rsidRPr="00792AFC" w:rsidRDefault="0052218F" w:rsidP="0052218F">
      <w:pPr>
        <w:ind w:left="1680" w:firstLine="420"/>
        <w:rPr>
          <w:b/>
          <w:bCs/>
          <w:szCs w:val="21"/>
        </w:rPr>
      </w:pPr>
      <w:proofErr w:type="spellStart"/>
      <w:r w:rsidRPr="00792AFC">
        <w:rPr>
          <w:rFonts w:hint="eastAsia"/>
          <w:b/>
          <w:bCs/>
          <w:szCs w:val="21"/>
        </w:rPr>
        <w:lastRenderedPageBreak/>
        <w:t>S</w:t>
      </w:r>
      <w:r w:rsidRPr="00792AFC">
        <w:rPr>
          <w:b/>
          <w:bCs/>
          <w:szCs w:val="21"/>
        </w:rPr>
        <w:t>econdaryActor</w:t>
      </w:r>
      <w:r w:rsidRPr="00792AFC">
        <w:rPr>
          <w:rFonts w:hint="eastAsia"/>
          <w:b/>
          <w:bCs/>
          <w:szCs w:val="21"/>
        </w:rPr>
        <w:t>s</w:t>
      </w:r>
      <w:proofErr w:type="spellEnd"/>
    </w:p>
    <w:p w14:paraId="63110891" w14:textId="77777777" w:rsidR="0052218F" w:rsidRDefault="0052218F" w:rsidP="0052218F">
      <w:pPr>
        <w:ind w:left="1680" w:firstLine="420"/>
        <w:rPr>
          <w:b/>
          <w:szCs w:val="21"/>
        </w:rPr>
      </w:pPr>
      <w:proofErr w:type="spellStart"/>
      <w:r w:rsidRPr="00792AFC">
        <w:rPr>
          <w:rFonts w:hint="eastAsia"/>
          <w:b/>
          <w:szCs w:val="21"/>
        </w:rPr>
        <w:t>F</w:t>
      </w:r>
      <w:r w:rsidRPr="00792AFC">
        <w:rPr>
          <w:b/>
          <w:szCs w:val="21"/>
        </w:rPr>
        <w:t>lowType</w:t>
      </w:r>
      <w:proofErr w:type="spellEnd"/>
    </w:p>
    <w:p w14:paraId="1F828A01" w14:textId="77777777" w:rsidR="0052218F" w:rsidRDefault="0052218F" w:rsidP="0052218F">
      <w:pPr>
        <w:ind w:left="1680" w:firstLine="420"/>
        <w:rPr>
          <w:b/>
          <w:szCs w:val="21"/>
        </w:rPr>
      </w:pPr>
      <w:r w:rsidRPr="00792AFC">
        <w:rPr>
          <w:rFonts w:hint="eastAsia"/>
          <w:b/>
          <w:szCs w:val="21"/>
        </w:rPr>
        <w:t>R</w:t>
      </w:r>
      <w:r w:rsidRPr="00792AFC">
        <w:rPr>
          <w:b/>
          <w:szCs w:val="21"/>
        </w:rPr>
        <w:t>efer</w:t>
      </w:r>
    </w:p>
    <w:p w14:paraId="6DF50E58" w14:textId="07FFBC59" w:rsidR="0052218F" w:rsidRDefault="0052218F" w:rsidP="0052218F">
      <w:pPr>
        <w:ind w:firstLine="420"/>
        <w:rPr>
          <w:b/>
          <w:szCs w:val="21"/>
        </w:rPr>
      </w:pPr>
      <w:r>
        <w:rPr>
          <w:b/>
          <w:noProof/>
          <w:szCs w:val="21"/>
        </w:rPr>
        <mc:AlternateContent>
          <mc:Choice Requires="wps">
            <w:drawing>
              <wp:anchor distT="0" distB="0" distL="114300" distR="114300" simplePos="0" relativeHeight="251673600" behindDoc="0" locked="0" layoutInCell="1" allowOverlap="1" wp14:anchorId="45FB8B08" wp14:editId="46B3402D">
                <wp:simplePos x="0" y="0"/>
                <wp:positionH relativeFrom="column">
                  <wp:posOffset>3331210</wp:posOffset>
                </wp:positionH>
                <wp:positionV relativeFrom="paragraph">
                  <wp:posOffset>53340</wp:posOffset>
                </wp:positionV>
                <wp:extent cx="45719" cy="1203960"/>
                <wp:effectExtent l="19050" t="0" r="12065" b="15240"/>
                <wp:wrapNone/>
                <wp:docPr id="15" name="左大括号 15"/>
                <wp:cNvGraphicFramePr/>
                <a:graphic xmlns:a="http://schemas.openxmlformats.org/drawingml/2006/main">
                  <a:graphicData uri="http://schemas.microsoft.com/office/word/2010/wordprocessingShape">
                    <wps:wsp>
                      <wps:cNvSpPr/>
                      <wps:spPr>
                        <a:xfrm>
                          <a:off x="0" y="0"/>
                          <a:ext cx="45719" cy="12039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BF5199" id="左大括号 15" o:spid="_x0000_s1026" type="#_x0000_t87" style="position:absolute;left:0;text-align:left;margin-left:262.3pt;margin-top:4.2pt;width:3.6pt;height:94.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" adj="68" strokecolor="black [3200]" strokeweight=".5pt">
                <v:stroke joinstyle="miter"/>
              </v:shape>
            </w:pict>
          </mc:Fallback>
        </mc:AlternateContent>
      </w:r>
      <w:proofErr w:type="spellStart"/>
      <w:r>
        <w:rPr>
          <w:b/>
          <w:szCs w:val="21"/>
        </w:rPr>
        <w:t>T</w:t>
      </w:r>
      <w:r>
        <w:rPr>
          <w:rFonts w:hint="eastAsia"/>
          <w:b/>
          <w:szCs w:val="21"/>
        </w:rPr>
        <w:t>agged</w:t>
      </w:r>
      <w:r>
        <w:rPr>
          <w:b/>
          <w:szCs w:val="21"/>
        </w:rPr>
        <w:t>GWT</w:t>
      </w:r>
      <w:proofErr w:type="spellEnd"/>
      <w:r>
        <w:rPr>
          <w:b/>
          <w:szCs w:val="21"/>
        </w:rPr>
        <w:tab/>
      </w:r>
      <w:r w:rsidRPr="00792AFC">
        <w:rPr>
          <w:rFonts w:hint="eastAsia"/>
          <w:b/>
          <w:szCs w:val="21"/>
        </w:rPr>
        <w:t>C</w:t>
      </w:r>
      <w:r w:rsidRPr="00792AFC">
        <w:rPr>
          <w:b/>
          <w:szCs w:val="21"/>
        </w:rPr>
        <w:t>ondition</w:t>
      </w:r>
      <w:r>
        <w:rPr>
          <w:b/>
          <w:szCs w:val="21"/>
        </w:rPr>
        <w:tab/>
      </w:r>
      <w:r>
        <w:rPr>
          <w:b/>
          <w:szCs w:val="21"/>
        </w:rPr>
        <w:tab/>
      </w:r>
      <w:r>
        <w:rPr>
          <w:b/>
          <w:szCs w:val="21"/>
        </w:rPr>
        <w:tab/>
      </w:r>
      <w:r>
        <w:rPr>
          <w:b/>
          <w:szCs w:val="21"/>
        </w:rPr>
        <w:tab/>
      </w:r>
      <w:r>
        <w:rPr>
          <w:b/>
          <w:szCs w:val="21"/>
        </w:rPr>
        <w:tab/>
      </w:r>
      <w:r>
        <w:rPr>
          <w:b/>
          <w:szCs w:val="21"/>
        </w:rPr>
        <w:tab/>
      </w:r>
      <w:proofErr w:type="spellStart"/>
      <w:r>
        <w:rPr>
          <w:rFonts w:hint="eastAsia"/>
          <w:b/>
          <w:szCs w:val="21"/>
        </w:rPr>
        <w:t>origin</w:t>
      </w:r>
      <w:r>
        <w:rPr>
          <w:b/>
          <w:szCs w:val="21"/>
        </w:rPr>
        <w:t>C</w:t>
      </w:r>
      <w:r>
        <w:rPr>
          <w:rFonts w:hint="eastAsia"/>
          <w:b/>
          <w:szCs w:val="21"/>
        </w:rPr>
        <w:t>ontent</w:t>
      </w:r>
      <w:proofErr w:type="spellEnd"/>
    </w:p>
    <w:p w14:paraId="6D3438D5" w14:textId="77777777" w:rsidR="0052218F" w:rsidRPr="00792AFC" w:rsidRDefault="0052218F" w:rsidP="0052218F">
      <w:pPr>
        <w:ind w:left="1680" w:firstLine="420"/>
        <w:rPr>
          <w:b/>
          <w:bCs/>
          <w:szCs w:val="21"/>
        </w:rPr>
      </w:pPr>
      <w:r w:rsidRPr="00792AFC">
        <w:rPr>
          <w:rFonts w:hint="eastAsia"/>
          <w:b/>
          <w:bCs/>
          <w:szCs w:val="21"/>
        </w:rPr>
        <w:t>F</w:t>
      </w:r>
      <w:r w:rsidRPr="00792AFC">
        <w:rPr>
          <w:b/>
          <w:bCs/>
          <w:szCs w:val="21"/>
        </w:rPr>
        <w:t>eature</w:t>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sidRPr="006B589B">
        <w:rPr>
          <w:b/>
          <w:bCs/>
          <w:szCs w:val="21"/>
        </w:rPr>
        <w:t>wordlist</w:t>
      </w:r>
    </w:p>
    <w:p w14:paraId="07752EC1" w14:textId="78E954D5" w:rsidR="0052218F" w:rsidRPr="00792AFC" w:rsidRDefault="0052218F" w:rsidP="0052218F">
      <w:pPr>
        <w:ind w:left="1680" w:firstLine="420"/>
        <w:rPr>
          <w:b/>
          <w:bCs/>
          <w:szCs w:val="21"/>
        </w:rPr>
      </w:pPr>
      <w:r>
        <w:rPr>
          <w:rFonts w:hint="eastAsia"/>
          <w:b/>
          <w:bCs/>
          <w:noProof/>
          <w:szCs w:val="21"/>
        </w:rPr>
        <mc:AlternateContent>
          <mc:Choice Requires="wps">
            <w:drawing>
              <wp:anchor distT="0" distB="0" distL="114300" distR="114300" simplePos="0" relativeHeight="251674624" behindDoc="0" locked="0" layoutInCell="1" allowOverlap="1" wp14:anchorId="61A0F644" wp14:editId="77146E15">
                <wp:simplePos x="0" y="0"/>
                <wp:positionH relativeFrom="column">
                  <wp:posOffset>1889760</wp:posOffset>
                </wp:positionH>
                <wp:positionV relativeFrom="paragraph">
                  <wp:posOffset>106680</wp:posOffset>
                </wp:positionV>
                <wp:extent cx="754380" cy="137160"/>
                <wp:effectExtent l="19050" t="57150" r="26670" b="34290"/>
                <wp:wrapNone/>
                <wp:docPr id="16" name="直接箭头连接符 16"/>
                <wp:cNvGraphicFramePr/>
                <a:graphic xmlns:a="http://schemas.openxmlformats.org/drawingml/2006/main">
                  <a:graphicData uri="http://schemas.microsoft.com/office/word/2010/wordprocessingShape">
                    <wps:wsp>
                      <wps:cNvCnPr/>
                      <wps:spPr>
                        <a:xfrm flipH="1" flipV="1">
                          <a:off x="0" y="0"/>
                          <a:ext cx="75438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2442C" id="直接箭头连接符 16" o:spid="_x0000_s1026" type="#_x0000_t32" style="position:absolute;left:0;text-align:left;margin-left:148.8pt;margin-top:8.4pt;width:59.4pt;height:10.8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" strokecolor="black [3200]" strokeweight=".5pt">
                <v:stroke endarrow="block" joinstyle="miter"/>
              </v:shape>
            </w:pict>
          </mc:Fallback>
        </mc:AlternateContent>
      </w:r>
      <w:r w:rsidRPr="00792AFC">
        <w:rPr>
          <w:rFonts w:hint="eastAsia"/>
          <w:b/>
          <w:bCs/>
          <w:szCs w:val="21"/>
        </w:rPr>
        <w:t>S</w:t>
      </w:r>
      <w:r w:rsidRPr="00792AFC">
        <w:rPr>
          <w:b/>
          <w:bCs/>
          <w:szCs w:val="21"/>
        </w:rPr>
        <w:t>cenario</w:t>
      </w:r>
      <w:r>
        <w:rPr>
          <w:b/>
          <w:bCs/>
          <w:szCs w:val="21"/>
        </w:rPr>
        <w:tab/>
      </w:r>
      <w:r>
        <w:rPr>
          <w:b/>
          <w:bCs/>
          <w:szCs w:val="21"/>
        </w:rPr>
        <w:tab/>
      </w:r>
      <w:r>
        <w:rPr>
          <w:b/>
          <w:bCs/>
          <w:szCs w:val="21"/>
        </w:rPr>
        <w:tab/>
      </w:r>
      <w:r>
        <w:rPr>
          <w:b/>
          <w:bCs/>
          <w:szCs w:val="21"/>
        </w:rPr>
        <w:tab/>
      </w:r>
      <w:r>
        <w:rPr>
          <w:b/>
          <w:bCs/>
          <w:szCs w:val="21"/>
        </w:rPr>
        <w:tab/>
      </w:r>
      <w:r>
        <w:rPr>
          <w:b/>
          <w:bCs/>
          <w:szCs w:val="21"/>
        </w:rPr>
        <w:tab/>
      </w:r>
      <w:r w:rsidRPr="006B589B">
        <w:rPr>
          <w:b/>
          <w:bCs/>
          <w:szCs w:val="21"/>
        </w:rPr>
        <w:t>actor</w:t>
      </w:r>
    </w:p>
    <w:p w14:paraId="358F60D4" w14:textId="77777777" w:rsidR="0052218F" w:rsidRPr="00792AFC" w:rsidRDefault="0052218F" w:rsidP="0052218F">
      <w:pPr>
        <w:ind w:left="1680" w:firstLine="420"/>
        <w:rPr>
          <w:b/>
          <w:bCs/>
          <w:szCs w:val="21"/>
        </w:rPr>
      </w:pPr>
      <w:r>
        <w:rPr>
          <w:rFonts w:hint="eastAsia"/>
          <w:b/>
          <w:bCs/>
          <w:noProof/>
          <w:szCs w:val="21"/>
        </w:rPr>
        <mc:AlternateContent>
          <mc:Choice Requires="wps">
            <w:drawing>
              <wp:anchor distT="0" distB="0" distL="114300" distR="114300" simplePos="0" relativeHeight="251675648" behindDoc="0" locked="0" layoutInCell="1" allowOverlap="1" wp14:anchorId="65D02499" wp14:editId="7D18DCEB">
                <wp:simplePos x="0" y="0"/>
                <wp:positionH relativeFrom="column">
                  <wp:posOffset>1729740</wp:posOffset>
                </wp:positionH>
                <wp:positionV relativeFrom="paragraph">
                  <wp:posOffset>75566</wp:posOffset>
                </wp:positionV>
                <wp:extent cx="899160" cy="45719"/>
                <wp:effectExtent l="38100" t="38100" r="15240" b="88265"/>
                <wp:wrapNone/>
                <wp:docPr id="4" name="直接箭头连接符 4"/>
                <wp:cNvGraphicFramePr/>
                <a:graphic xmlns:a="http://schemas.openxmlformats.org/drawingml/2006/main">
                  <a:graphicData uri="http://schemas.microsoft.com/office/word/2010/wordprocessingShape">
                    <wps:wsp>
                      <wps:cNvCnPr/>
                      <wps:spPr>
                        <a:xfrm flipH="1">
                          <a:off x="0" y="0"/>
                          <a:ext cx="8991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80470" id="直接箭头连接符 4" o:spid="_x0000_s1026" type="#_x0000_t32" style="position:absolute;left:0;text-align:left;margin-left:136.2pt;margin-top:5.95pt;width:70.8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" strokecolor="black [3200]" strokeweight=".5pt">
                <v:stroke endarrow="block" joinstyle="miter"/>
              </v:shape>
            </w:pict>
          </mc:Fallback>
        </mc:AlternateContent>
      </w:r>
      <w:r>
        <w:rPr>
          <w:rFonts w:hint="eastAsia"/>
          <w:b/>
          <w:bCs/>
          <w:noProof/>
          <w:szCs w:val="21"/>
        </w:rPr>
        <mc:AlternateContent>
          <mc:Choice Requires="wps">
            <w:drawing>
              <wp:anchor distT="0" distB="0" distL="114300" distR="114300" simplePos="0" relativeHeight="251677696" behindDoc="0" locked="0" layoutInCell="1" allowOverlap="1" wp14:anchorId="3DE00D52" wp14:editId="576BD6A2">
                <wp:simplePos x="0" y="0"/>
                <wp:positionH relativeFrom="column">
                  <wp:posOffset>1714500</wp:posOffset>
                </wp:positionH>
                <wp:positionV relativeFrom="paragraph">
                  <wp:posOffset>144780</wp:posOffset>
                </wp:positionV>
                <wp:extent cx="929640" cy="327660"/>
                <wp:effectExtent l="19050" t="0" r="22860" b="72390"/>
                <wp:wrapNone/>
                <wp:docPr id="17" name="直接箭头连接符 17"/>
                <wp:cNvGraphicFramePr/>
                <a:graphic xmlns:a="http://schemas.openxmlformats.org/drawingml/2006/main">
                  <a:graphicData uri="http://schemas.microsoft.com/office/word/2010/wordprocessingShape">
                    <wps:wsp>
                      <wps:cNvCnPr/>
                      <wps:spPr>
                        <a:xfrm flipH="1">
                          <a:off x="0" y="0"/>
                          <a:ext cx="92964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E11B5" id="直接箭头连接符 17" o:spid="_x0000_s1026" type="#_x0000_t32" style="position:absolute;left:0;text-align:left;margin-left:135pt;margin-top:11.4pt;width:73.2pt;height:25.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" strokecolor="black [3200]" strokeweight=".5pt">
                <v:stroke endarrow="block" joinstyle="miter"/>
              </v:shape>
            </w:pict>
          </mc:Fallback>
        </mc:AlternateContent>
      </w:r>
      <w:r>
        <w:rPr>
          <w:rFonts w:hint="eastAsia"/>
          <w:b/>
          <w:bCs/>
          <w:noProof/>
          <w:szCs w:val="21"/>
        </w:rPr>
        <mc:AlternateContent>
          <mc:Choice Requires="wps">
            <w:drawing>
              <wp:anchor distT="0" distB="0" distL="114300" distR="114300" simplePos="0" relativeHeight="251676672" behindDoc="0" locked="0" layoutInCell="1" allowOverlap="1" wp14:anchorId="5F15E881" wp14:editId="66858D07">
                <wp:simplePos x="0" y="0"/>
                <wp:positionH relativeFrom="column">
                  <wp:posOffset>1729740</wp:posOffset>
                </wp:positionH>
                <wp:positionV relativeFrom="paragraph">
                  <wp:posOffset>121921</wp:posOffset>
                </wp:positionV>
                <wp:extent cx="922020" cy="144780"/>
                <wp:effectExtent l="38100" t="0" r="11430" b="83820"/>
                <wp:wrapNone/>
                <wp:docPr id="5" name="直接箭头连接符 5"/>
                <wp:cNvGraphicFramePr/>
                <a:graphic xmlns:a="http://schemas.openxmlformats.org/drawingml/2006/main">
                  <a:graphicData uri="http://schemas.microsoft.com/office/word/2010/wordprocessingShape">
                    <wps:wsp>
                      <wps:cNvCnPr/>
                      <wps:spPr>
                        <a:xfrm flipH="1">
                          <a:off x="0" y="0"/>
                          <a:ext cx="92202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709CB" id="直接箭头连接符 5" o:spid="_x0000_s1026" type="#_x0000_t32" style="position:absolute;left:0;text-align:left;margin-left:136.2pt;margin-top:9.6pt;width:72.6pt;height:11.4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" strokecolor="black [3200]" strokeweight=".5pt">
                <v:stroke endarrow="block" joinstyle="miter"/>
              </v:shape>
            </w:pict>
          </mc:Fallback>
        </mc:AlternateContent>
      </w:r>
      <w:r w:rsidRPr="00792AFC">
        <w:rPr>
          <w:rFonts w:hint="eastAsia"/>
          <w:b/>
          <w:bCs/>
          <w:szCs w:val="21"/>
        </w:rPr>
        <w:t>G</w:t>
      </w:r>
      <w:r w:rsidRPr="00792AFC">
        <w:rPr>
          <w:b/>
          <w:bCs/>
          <w:szCs w:val="21"/>
        </w:rPr>
        <w:t>iven</w:t>
      </w:r>
      <w:r>
        <w:rPr>
          <w:b/>
          <w:bCs/>
          <w:szCs w:val="21"/>
        </w:rPr>
        <w:tab/>
      </w:r>
      <w:r>
        <w:rPr>
          <w:b/>
          <w:bCs/>
          <w:szCs w:val="21"/>
        </w:rPr>
        <w:tab/>
      </w:r>
      <w:r>
        <w:rPr>
          <w:b/>
          <w:bCs/>
          <w:szCs w:val="21"/>
        </w:rPr>
        <w:tab/>
      </w:r>
      <w:r>
        <w:rPr>
          <w:b/>
          <w:bCs/>
          <w:szCs w:val="21"/>
        </w:rPr>
        <w:tab/>
        <w:t>S</w:t>
      </w:r>
      <w:r>
        <w:rPr>
          <w:rFonts w:hint="eastAsia"/>
          <w:b/>
          <w:bCs/>
          <w:szCs w:val="21"/>
        </w:rPr>
        <w:t>entence</w:t>
      </w:r>
      <w:r>
        <w:rPr>
          <w:b/>
          <w:bCs/>
          <w:szCs w:val="21"/>
        </w:rPr>
        <w:tab/>
      </w:r>
      <w:r w:rsidRPr="006B589B">
        <w:rPr>
          <w:b/>
          <w:bCs/>
          <w:szCs w:val="21"/>
        </w:rPr>
        <w:t>a</w:t>
      </w:r>
      <w:r w:rsidRPr="006B589B">
        <w:rPr>
          <w:rFonts w:hint="eastAsia"/>
          <w:b/>
          <w:bCs/>
          <w:szCs w:val="21"/>
        </w:rPr>
        <w:t>ction</w:t>
      </w:r>
    </w:p>
    <w:p w14:paraId="58828021" w14:textId="77777777" w:rsidR="0052218F" w:rsidRPr="00792AFC" w:rsidRDefault="0052218F" w:rsidP="0052218F">
      <w:pPr>
        <w:ind w:left="1680" w:firstLine="420"/>
        <w:rPr>
          <w:b/>
          <w:bCs/>
          <w:szCs w:val="21"/>
        </w:rPr>
      </w:pPr>
      <w:r w:rsidRPr="00792AFC">
        <w:rPr>
          <w:rFonts w:hint="eastAsia"/>
          <w:b/>
          <w:bCs/>
          <w:szCs w:val="21"/>
        </w:rPr>
        <w:t>W</w:t>
      </w:r>
      <w:r w:rsidRPr="00792AFC">
        <w:rPr>
          <w:b/>
          <w:bCs/>
          <w:szCs w:val="21"/>
        </w:rPr>
        <w:t>hen</w:t>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proofErr w:type="spellStart"/>
      <w:r w:rsidRPr="006B589B">
        <w:rPr>
          <w:b/>
          <w:bCs/>
          <w:szCs w:val="21"/>
        </w:rPr>
        <w:t>normaContent</w:t>
      </w:r>
      <w:proofErr w:type="spellEnd"/>
    </w:p>
    <w:p w14:paraId="217A4709" w14:textId="77777777" w:rsidR="0052218F" w:rsidRDefault="0052218F" w:rsidP="0052218F">
      <w:pPr>
        <w:ind w:left="1680" w:firstLine="420"/>
        <w:rPr>
          <w:b/>
          <w:bCs/>
          <w:szCs w:val="21"/>
        </w:rPr>
      </w:pPr>
      <w:r w:rsidRPr="00792AFC">
        <w:rPr>
          <w:rFonts w:hint="eastAsia"/>
          <w:b/>
          <w:bCs/>
          <w:szCs w:val="21"/>
        </w:rPr>
        <w:t>T</w:t>
      </w:r>
      <w:r w:rsidRPr="00792AFC">
        <w:rPr>
          <w:b/>
          <w:bCs/>
          <w:szCs w:val="21"/>
        </w:rPr>
        <w:t>hen</w:t>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rFonts w:hint="eastAsia"/>
          <w:b/>
          <w:bCs/>
          <w:szCs w:val="21"/>
        </w:rPr>
        <w:t>type</w:t>
      </w:r>
    </w:p>
    <w:p w14:paraId="6B03DDF6" w14:textId="00F98DDB" w:rsidR="0052218F" w:rsidRDefault="0052218F" w:rsidP="0052218F">
      <w:pPr>
        <w:ind w:left="1680" w:firstLine="420"/>
        <w:rPr>
          <w:b/>
          <w:bCs/>
          <w:szCs w:val="21"/>
        </w:rPr>
      </w:pP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t>A</w:t>
      </w:r>
      <w:r>
        <w:rPr>
          <w:rFonts w:hint="eastAsia"/>
          <w:b/>
          <w:bCs/>
          <w:szCs w:val="21"/>
        </w:rPr>
        <w:t>ssociated</w:t>
      </w:r>
    </w:p>
    <w:p w14:paraId="4DC7579C" w14:textId="77777777" w:rsidR="0052218F" w:rsidRPr="00792AFC" w:rsidRDefault="0052218F" w:rsidP="0052218F">
      <w:pPr>
        <w:ind w:left="1680" w:firstLine="420"/>
        <w:rPr>
          <w:b/>
          <w:bCs/>
          <w:szCs w:val="21"/>
        </w:rPr>
      </w:pPr>
    </w:p>
    <w:p w14:paraId="52886F8A" w14:textId="77777777" w:rsidR="0052218F" w:rsidRDefault="0052218F" w:rsidP="0052218F">
      <w:r>
        <w:rPr>
          <w:rFonts w:hint="eastAsia"/>
        </w:rPr>
        <w:t>对应每一个</w:t>
      </w:r>
      <w:r>
        <w:rPr>
          <w:rFonts w:hint="eastAsia"/>
        </w:rPr>
        <w:t>GWT</w:t>
      </w:r>
      <w:r>
        <w:rPr>
          <w:rFonts w:hint="eastAsia"/>
        </w:rPr>
        <w:t>对象生成一个标签化的</w:t>
      </w:r>
      <w:proofErr w:type="spellStart"/>
      <w:r>
        <w:rPr>
          <w:rFonts w:hint="eastAsia"/>
        </w:rPr>
        <w:t>TaggedGWT</w:t>
      </w:r>
      <w:proofErr w:type="spellEnd"/>
      <w:r>
        <w:rPr>
          <w:rFonts w:hint="eastAsia"/>
        </w:rPr>
        <w:t>，在</w:t>
      </w:r>
      <w:proofErr w:type="spellStart"/>
      <w:r>
        <w:rPr>
          <w:rFonts w:hint="eastAsia"/>
        </w:rPr>
        <w:t>TaggedGWT</w:t>
      </w:r>
      <w:proofErr w:type="spellEnd"/>
      <w:r>
        <w:rPr>
          <w:rFonts w:hint="eastAsia"/>
        </w:rPr>
        <w:t>级别有</w:t>
      </w:r>
    </w:p>
    <w:p w14:paraId="572BE922" w14:textId="77777777" w:rsidR="0052218F" w:rsidRPr="0052218F" w:rsidRDefault="0052218F" w:rsidP="005C0C85">
      <w:pPr>
        <w:pStyle w:val="ab"/>
        <w:numPr>
          <w:ilvl w:val="0"/>
          <w:numId w:val="22"/>
        </w:numPr>
        <w:ind w:firstLineChars="0"/>
        <w:jc w:val="left"/>
        <w:rPr>
          <w:b/>
        </w:rPr>
      </w:pPr>
      <w:proofErr w:type="spellStart"/>
      <w:r w:rsidRPr="0052218F">
        <w:rPr>
          <w:b/>
        </w:rPr>
        <w:t>UseCaseName</w:t>
      </w:r>
      <w:proofErr w:type="spellEnd"/>
    </w:p>
    <w:p w14:paraId="4A9B9BB0" w14:textId="77777777" w:rsidR="0052218F" w:rsidRDefault="0052218F" w:rsidP="0052218F">
      <w:r>
        <w:rPr>
          <w:rFonts w:hint="eastAsia"/>
        </w:rPr>
        <w:t>GWT</w:t>
      </w:r>
      <w:r>
        <w:rPr>
          <w:rFonts w:hint="eastAsia"/>
        </w:rPr>
        <w:t>所描述的用例名称</w:t>
      </w:r>
    </w:p>
    <w:p w14:paraId="4EB07CB6" w14:textId="77777777" w:rsidR="0052218F" w:rsidRPr="0052218F" w:rsidRDefault="0052218F" w:rsidP="0052218F">
      <w:pPr>
        <w:pStyle w:val="ab"/>
        <w:numPr>
          <w:ilvl w:val="0"/>
          <w:numId w:val="22"/>
        </w:numPr>
        <w:ind w:firstLineChars="0"/>
        <w:rPr>
          <w:b/>
        </w:rPr>
      </w:pPr>
      <w:proofErr w:type="spellStart"/>
      <w:r w:rsidRPr="0052218F">
        <w:rPr>
          <w:b/>
        </w:rPr>
        <w:t>PrimaryActor</w:t>
      </w:r>
      <w:proofErr w:type="spellEnd"/>
    </w:p>
    <w:p w14:paraId="63AD40C9" w14:textId="77777777" w:rsidR="0052218F" w:rsidRDefault="0052218F" w:rsidP="0052218F">
      <w:r>
        <w:rPr>
          <w:rFonts w:hint="eastAsia"/>
        </w:rPr>
        <w:t>GWT</w:t>
      </w:r>
      <w:r>
        <w:rPr>
          <w:rFonts w:hint="eastAsia"/>
        </w:rPr>
        <w:t>描述场景的主要参与者</w:t>
      </w:r>
    </w:p>
    <w:p w14:paraId="089B43BA" w14:textId="77777777" w:rsidR="0052218F" w:rsidRPr="0052218F" w:rsidRDefault="0052218F" w:rsidP="0052218F">
      <w:pPr>
        <w:pStyle w:val="ab"/>
        <w:numPr>
          <w:ilvl w:val="0"/>
          <w:numId w:val="22"/>
        </w:numPr>
        <w:ind w:firstLineChars="0"/>
        <w:rPr>
          <w:b/>
        </w:rPr>
      </w:pPr>
      <w:proofErr w:type="spellStart"/>
      <w:r w:rsidRPr="0052218F">
        <w:rPr>
          <w:b/>
        </w:rPr>
        <w:t>SecondaryActors</w:t>
      </w:r>
      <w:proofErr w:type="spellEnd"/>
    </w:p>
    <w:p w14:paraId="4781EED7" w14:textId="77777777" w:rsidR="0052218F" w:rsidRDefault="0052218F" w:rsidP="0052218F">
      <w:r>
        <w:rPr>
          <w:rFonts w:hint="eastAsia"/>
        </w:rPr>
        <w:t>GWT</w:t>
      </w:r>
      <w:r>
        <w:rPr>
          <w:rFonts w:hint="eastAsia"/>
        </w:rPr>
        <w:t>描述场景的次要参与者，是由参与者组成的集合</w:t>
      </w:r>
    </w:p>
    <w:p w14:paraId="5EB497C1" w14:textId="77777777" w:rsidR="0052218F" w:rsidRPr="0052218F" w:rsidRDefault="0052218F" w:rsidP="0052218F">
      <w:pPr>
        <w:pStyle w:val="ab"/>
        <w:numPr>
          <w:ilvl w:val="0"/>
          <w:numId w:val="22"/>
        </w:numPr>
        <w:ind w:firstLineChars="0"/>
        <w:rPr>
          <w:b/>
        </w:rPr>
      </w:pPr>
      <w:proofErr w:type="spellStart"/>
      <w:r w:rsidRPr="0052218F">
        <w:rPr>
          <w:b/>
        </w:rPr>
        <w:t>FlowType</w:t>
      </w:r>
      <w:proofErr w:type="spellEnd"/>
    </w:p>
    <w:p w14:paraId="512EA54C" w14:textId="77777777" w:rsidR="0052218F" w:rsidRDefault="0052218F" w:rsidP="0052218F">
      <w:r>
        <w:rPr>
          <w:rFonts w:hint="eastAsia"/>
        </w:rPr>
        <w:t>表明</w:t>
      </w:r>
      <w:r>
        <w:rPr>
          <w:rFonts w:hint="eastAsia"/>
        </w:rPr>
        <w:t>GWT</w:t>
      </w:r>
      <w:r>
        <w:rPr>
          <w:rFonts w:hint="eastAsia"/>
        </w:rPr>
        <w:t>描述场景的类型，与</w:t>
      </w:r>
      <w:r>
        <w:rPr>
          <w:rFonts w:hint="eastAsia"/>
        </w:rPr>
        <w:t>RUCM</w:t>
      </w:r>
      <w:r>
        <w:rPr>
          <w:rFonts w:hint="eastAsia"/>
        </w:rPr>
        <w:t>描述中的事件</w:t>
      </w:r>
      <w:proofErr w:type="gramStart"/>
      <w:r>
        <w:rPr>
          <w:rFonts w:hint="eastAsia"/>
        </w:rPr>
        <w:t>流类型</w:t>
      </w:r>
      <w:proofErr w:type="gramEnd"/>
      <w:r>
        <w:rPr>
          <w:rFonts w:hint="eastAsia"/>
        </w:rPr>
        <w:t>对应，可能的标记为</w:t>
      </w:r>
    </w:p>
    <w:p w14:paraId="05883AD1" w14:textId="32B78250" w:rsidR="0052218F" w:rsidRPr="005C0C85" w:rsidRDefault="0052218F" w:rsidP="005C0C85">
      <w:pPr>
        <w:rPr>
          <w:b/>
        </w:rPr>
      </w:pPr>
      <w:proofErr w:type="gramStart"/>
      <w:r w:rsidRPr="005C0C85">
        <w:rPr>
          <w:b/>
        </w:rPr>
        <w:t>basic ,</w:t>
      </w:r>
      <w:proofErr w:type="gramEnd"/>
      <w:r w:rsidRPr="005C0C85">
        <w:rPr>
          <w:b/>
        </w:rPr>
        <w:t xml:space="preserve"> specific , bounded , global</w:t>
      </w:r>
    </w:p>
    <w:p w14:paraId="56450E1C" w14:textId="77777777" w:rsidR="0052218F" w:rsidRDefault="0052218F" w:rsidP="0052218F">
      <w:r>
        <w:rPr>
          <w:rFonts w:hint="eastAsia"/>
        </w:rPr>
        <w:t>其中标记为</w:t>
      </w:r>
      <w:r>
        <w:rPr>
          <w:rFonts w:hint="eastAsia"/>
        </w:rPr>
        <w:t>basic</w:t>
      </w:r>
      <w:r>
        <w:rPr>
          <w:rFonts w:hint="eastAsia"/>
        </w:rPr>
        <w:t>的</w:t>
      </w:r>
      <w:r>
        <w:rPr>
          <w:rFonts w:hint="eastAsia"/>
        </w:rPr>
        <w:t>GWT</w:t>
      </w:r>
      <w:r>
        <w:rPr>
          <w:rFonts w:hint="eastAsia"/>
        </w:rPr>
        <w:t>描述的场景是用例中各</w:t>
      </w:r>
      <w:proofErr w:type="gramStart"/>
      <w:r>
        <w:rPr>
          <w:rFonts w:hint="eastAsia"/>
        </w:rPr>
        <w:t>步正常</w:t>
      </w:r>
      <w:proofErr w:type="gramEnd"/>
      <w:r>
        <w:rPr>
          <w:rFonts w:hint="eastAsia"/>
        </w:rPr>
        <w:t>执行得到理想结果，标记为</w:t>
      </w:r>
      <w:r>
        <w:rPr>
          <w:rFonts w:hint="eastAsia"/>
        </w:rPr>
        <w:t>specific</w:t>
      </w:r>
      <w:r>
        <w:rPr>
          <w:rFonts w:hint="eastAsia"/>
        </w:rPr>
        <w:t>的</w:t>
      </w:r>
      <w:r>
        <w:rPr>
          <w:rFonts w:hint="eastAsia"/>
        </w:rPr>
        <w:t>GWT</w:t>
      </w:r>
      <w:r>
        <w:rPr>
          <w:rFonts w:hint="eastAsia"/>
        </w:rPr>
        <w:t>描述的场景是用例中某一个步骤出现异常时所做的处理，标记为</w:t>
      </w:r>
      <w:r>
        <w:rPr>
          <w:rFonts w:hint="eastAsia"/>
        </w:rPr>
        <w:t>bounded</w:t>
      </w:r>
      <w:r>
        <w:rPr>
          <w:rFonts w:hint="eastAsia"/>
        </w:rPr>
        <w:t>的</w:t>
      </w:r>
      <w:r>
        <w:rPr>
          <w:rFonts w:hint="eastAsia"/>
        </w:rPr>
        <w:t>GWT</w:t>
      </w:r>
      <w:r>
        <w:rPr>
          <w:rFonts w:hint="eastAsia"/>
        </w:rPr>
        <w:t>描述的场景是用例中某几步中的一步或几步出现异常时所作的处理，标记为</w:t>
      </w:r>
      <w:r>
        <w:rPr>
          <w:rFonts w:hint="eastAsia"/>
        </w:rPr>
        <w:t>global</w:t>
      </w:r>
      <w:r>
        <w:rPr>
          <w:rFonts w:hint="eastAsia"/>
        </w:rPr>
        <w:t>的</w:t>
      </w:r>
      <w:r>
        <w:rPr>
          <w:rFonts w:hint="eastAsia"/>
        </w:rPr>
        <w:t>GWT</w:t>
      </w:r>
      <w:r>
        <w:rPr>
          <w:rFonts w:hint="eastAsia"/>
        </w:rPr>
        <w:t>描述的场景是用例中任何情况下出现满足</w:t>
      </w:r>
      <w:r>
        <w:rPr>
          <w:rFonts w:hint="eastAsia"/>
        </w:rPr>
        <w:t>GWT</w:t>
      </w:r>
      <w:r>
        <w:rPr>
          <w:rFonts w:hint="eastAsia"/>
        </w:rPr>
        <w:t>前提条件的事件时所做的处理。</w:t>
      </w:r>
    </w:p>
    <w:p w14:paraId="323B2C21" w14:textId="77777777" w:rsidR="0052218F" w:rsidRPr="0052218F" w:rsidRDefault="0052218F" w:rsidP="0052218F">
      <w:pPr>
        <w:pStyle w:val="ab"/>
        <w:numPr>
          <w:ilvl w:val="0"/>
          <w:numId w:val="22"/>
        </w:numPr>
        <w:ind w:firstLineChars="0"/>
        <w:rPr>
          <w:b/>
        </w:rPr>
      </w:pPr>
      <w:r w:rsidRPr="0052218F">
        <w:rPr>
          <w:b/>
        </w:rPr>
        <w:t>Refer</w:t>
      </w:r>
    </w:p>
    <w:p w14:paraId="2318AD4E" w14:textId="77777777" w:rsidR="0052218F" w:rsidRDefault="0052218F" w:rsidP="0052218F">
      <w:r>
        <w:rPr>
          <w:rFonts w:hint="eastAsia"/>
        </w:rPr>
        <w:t>标记描述异常处理场景的</w:t>
      </w:r>
      <w:r>
        <w:rPr>
          <w:rFonts w:hint="eastAsia"/>
        </w:rPr>
        <w:t>GWT</w:t>
      </w:r>
      <w:r>
        <w:rPr>
          <w:rFonts w:hint="eastAsia"/>
        </w:rPr>
        <w:t>所对应的发生异常的步骤。</w:t>
      </w:r>
    </w:p>
    <w:p w14:paraId="04BD4F79" w14:textId="77777777" w:rsidR="0052218F" w:rsidRDefault="0052218F" w:rsidP="0052218F">
      <w:r>
        <w:rPr>
          <w:rFonts w:hint="eastAsia"/>
        </w:rPr>
        <w:t>对</w:t>
      </w:r>
      <w:proofErr w:type="spellStart"/>
      <w:r>
        <w:rPr>
          <w:rFonts w:hint="eastAsia"/>
        </w:rPr>
        <w:t>FlowType</w:t>
      </w:r>
      <w:proofErr w:type="spellEnd"/>
      <w:r>
        <w:rPr>
          <w:rFonts w:hint="eastAsia"/>
        </w:rPr>
        <w:t>标签标记为</w:t>
      </w:r>
      <w:r>
        <w:rPr>
          <w:rFonts w:hint="eastAsia"/>
        </w:rPr>
        <w:t>specific</w:t>
      </w:r>
      <w:r>
        <w:rPr>
          <w:rFonts w:hint="eastAsia"/>
        </w:rPr>
        <w:t>的</w:t>
      </w:r>
      <w:r>
        <w:rPr>
          <w:rFonts w:hint="eastAsia"/>
        </w:rPr>
        <w:t>GWT</w:t>
      </w:r>
      <w:r>
        <w:rPr>
          <w:rFonts w:hint="eastAsia"/>
        </w:rPr>
        <w:t>，其</w:t>
      </w:r>
      <w:r>
        <w:rPr>
          <w:rFonts w:hint="eastAsia"/>
        </w:rPr>
        <w:t>Refer</w:t>
      </w:r>
      <w:r>
        <w:rPr>
          <w:rFonts w:hint="eastAsia"/>
        </w:rPr>
        <w:t>记录了此</w:t>
      </w:r>
      <w:r>
        <w:rPr>
          <w:rFonts w:hint="eastAsia"/>
        </w:rPr>
        <w:t>GWT</w:t>
      </w:r>
      <w:r>
        <w:rPr>
          <w:rFonts w:hint="eastAsia"/>
        </w:rPr>
        <w:t>描述场景对应的步骤序号；对</w:t>
      </w:r>
      <w:proofErr w:type="spellStart"/>
      <w:r>
        <w:rPr>
          <w:rFonts w:hint="eastAsia"/>
        </w:rPr>
        <w:t>FlowType</w:t>
      </w:r>
      <w:proofErr w:type="spellEnd"/>
      <w:r>
        <w:rPr>
          <w:rFonts w:hint="eastAsia"/>
        </w:rPr>
        <w:t>标签标记为</w:t>
      </w:r>
      <w:r>
        <w:rPr>
          <w:rFonts w:hint="eastAsia"/>
        </w:rPr>
        <w:t>bounded</w:t>
      </w:r>
      <w:r>
        <w:rPr>
          <w:rFonts w:hint="eastAsia"/>
        </w:rPr>
        <w:t>的</w:t>
      </w:r>
      <w:r>
        <w:rPr>
          <w:rFonts w:hint="eastAsia"/>
        </w:rPr>
        <w:t>GWT</w:t>
      </w:r>
      <w:r>
        <w:rPr>
          <w:rFonts w:hint="eastAsia"/>
        </w:rPr>
        <w:t>，其</w:t>
      </w:r>
      <w:r>
        <w:rPr>
          <w:rFonts w:hint="eastAsia"/>
        </w:rPr>
        <w:t>Refer</w:t>
      </w:r>
      <w:r>
        <w:rPr>
          <w:rFonts w:hint="eastAsia"/>
        </w:rPr>
        <w:t>记录了此</w:t>
      </w:r>
      <w:r>
        <w:rPr>
          <w:rFonts w:hint="eastAsia"/>
        </w:rPr>
        <w:t>GWT</w:t>
      </w:r>
      <w:r>
        <w:rPr>
          <w:rFonts w:hint="eastAsia"/>
        </w:rPr>
        <w:t>描述场景对应的步骤序号的集合。</w:t>
      </w:r>
    </w:p>
    <w:p w14:paraId="6D9E8908" w14:textId="77777777" w:rsidR="0052218F" w:rsidRPr="0052218F" w:rsidRDefault="0052218F" w:rsidP="0052218F">
      <w:pPr>
        <w:pStyle w:val="ab"/>
        <w:numPr>
          <w:ilvl w:val="0"/>
          <w:numId w:val="22"/>
        </w:numPr>
        <w:ind w:firstLineChars="0"/>
        <w:rPr>
          <w:b/>
        </w:rPr>
      </w:pPr>
      <w:r w:rsidRPr="0052218F">
        <w:rPr>
          <w:b/>
        </w:rPr>
        <w:t>Condition</w:t>
      </w:r>
    </w:p>
    <w:p w14:paraId="75FBDAF5" w14:textId="77777777" w:rsidR="0052218F" w:rsidRDefault="0052218F" w:rsidP="0052218F">
      <w:r>
        <w:rPr>
          <w:rFonts w:hint="eastAsia"/>
        </w:rPr>
        <w:t>记录异常处理场景发生的前提条件。</w:t>
      </w:r>
    </w:p>
    <w:p w14:paraId="5A0BEE4D" w14:textId="77777777" w:rsidR="0052218F" w:rsidRDefault="0052218F" w:rsidP="0052218F">
      <w:r>
        <w:rPr>
          <w:rFonts w:hint="eastAsia"/>
        </w:rPr>
        <w:t>对</w:t>
      </w:r>
      <w:proofErr w:type="spellStart"/>
      <w:r>
        <w:rPr>
          <w:rFonts w:hint="eastAsia"/>
        </w:rPr>
        <w:t>FlowType</w:t>
      </w:r>
      <w:proofErr w:type="spellEnd"/>
      <w:r>
        <w:rPr>
          <w:rFonts w:hint="eastAsia"/>
        </w:rPr>
        <w:t>标签标记为</w:t>
      </w:r>
      <w:r>
        <w:rPr>
          <w:rFonts w:hint="eastAsia"/>
        </w:rPr>
        <w:t>specific</w:t>
      </w:r>
      <w:r>
        <w:rPr>
          <w:rFonts w:hint="eastAsia"/>
        </w:rPr>
        <w:t>的</w:t>
      </w:r>
      <w:r>
        <w:rPr>
          <w:rFonts w:hint="eastAsia"/>
        </w:rPr>
        <w:t>GWT</w:t>
      </w:r>
      <w:r>
        <w:rPr>
          <w:rFonts w:hint="eastAsia"/>
        </w:rPr>
        <w:t>，其</w:t>
      </w:r>
      <w:r>
        <w:rPr>
          <w:rFonts w:hint="eastAsia"/>
        </w:rPr>
        <w:t>Condition</w:t>
      </w:r>
      <w:r>
        <w:rPr>
          <w:rFonts w:hint="eastAsia"/>
        </w:rPr>
        <w:t>记录了此</w:t>
      </w:r>
      <w:r>
        <w:rPr>
          <w:rFonts w:hint="eastAsia"/>
        </w:rPr>
        <w:t>GWT</w:t>
      </w:r>
      <w:r>
        <w:rPr>
          <w:rFonts w:hint="eastAsia"/>
        </w:rPr>
        <w:t>描述场景发生的单一前提条件；对</w:t>
      </w:r>
      <w:proofErr w:type="spellStart"/>
      <w:r>
        <w:rPr>
          <w:rFonts w:hint="eastAsia"/>
        </w:rPr>
        <w:t>FlowType</w:t>
      </w:r>
      <w:proofErr w:type="spellEnd"/>
      <w:r>
        <w:rPr>
          <w:rFonts w:hint="eastAsia"/>
        </w:rPr>
        <w:t>标签标记为</w:t>
      </w:r>
      <w:r>
        <w:rPr>
          <w:rFonts w:hint="eastAsia"/>
        </w:rPr>
        <w:t>bounded</w:t>
      </w:r>
      <w:r>
        <w:rPr>
          <w:rFonts w:hint="eastAsia"/>
        </w:rPr>
        <w:t>的</w:t>
      </w:r>
      <w:r>
        <w:rPr>
          <w:rFonts w:hint="eastAsia"/>
        </w:rPr>
        <w:t>GWT</w:t>
      </w:r>
      <w:r>
        <w:rPr>
          <w:rFonts w:hint="eastAsia"/>
        </w:rPr>
        <w:t>，其</w:t>
      </w:r>
      <w:r>
        <w:rPr>
          <w:rFonts w:hint="eastAsia"/>
        </w:rPr>
        <w:t>Condition</w:t>
      </w:r>
      <w:r>
        <w:rPr>
          <w:rFonts w:hint="eastAsia"/>
        </w:rPr>
        <w:t>记录了此</w:t>
      </w:r>
      <w:r>
        <w:rPr>
          <w:rFonts w:hint="eastAsia"/>
        </w:rPr>
        <w:t>GWT</w:t>
      </w:r>
      <w:r>
        <w:rPr>
          <w:rFonts w:hint="eastAsia"/>
        </w:rPr>
        <w:t>描述场景发生的可能的前提条件的集合；对</w:t>
      </w:r>
      <w:proofErr w:type="spellStart"/>
      <w:r>
        <w:rPr>
          <w:rFonts w:hint="eastAsia"/>
        </w:rPr>
        <w:t>FlowType</w:t>
      </w:r>
      <w:proofErr w:type="spellEnd"/>
      <w:r>
        <w:rPr>
          <w:rFonts w:hint="eastAsia"/>
        </w:rPr>
        <w:t>标签标记为</w:t>
      </w:r>
      <w:r>
        <w:rPr>
          <w:rFonts w:hint="eastAsia"/>
        </w:rPr>
        <w:t>global</w:t>
      </w:r>
      <w:r>
        <w:rPr>
          <w:rFonts w:hint="eastAsia"/>
        </w:rPr>
        <w:t>的</w:t>
      </w:r>
      <w:r>
        <w:rPr>
          <w:rFonts w:hint="eastAsia"/>
        </w:rPr>
        <w:t>GWT</w:t>
      </w:r>
      <w:r>
        <w:rPr>
          <w:rFonts w:hint="eastAsia"/>
        </w:rPr>
        <w:t>，其</w:t>
      </w:r>
      <w:r>
        <w:rPr>
          <w:rFonts w:hint="eastAsia"/>
        </w:rPr>
        <w:t>Condition</w:t>
      </w:r>
      <w:r>
        <w:rPr>
          <w:rFonts w:hint="eastAsia"/>
        </w:rPr>
        <w:t>记录了此</w:t>
      </w:r>
      <w:r>
        <w:rPr>
          <w:rFonts w:hint="eastAsia"/>
        </w:rPr>
        <w:t>GWT</w:t>
      </w:r>
      <w:r>
        <w:rPr>
          <w:rFonts w:hint="eastAsia"/>
        </w:rPr>
        <w:t>描述场景发生的前提条件。</w:t>
      </w:r>
    </w:p>
    <w:p w14:paraId="16C1DF36" w14:textId="77777777" w:rsidR="0052218F" w:rsidRDefault="0052218F" w:rsidP="0052218F"/>
    <w:p w14:paraId="269CC8ED" w14:textId="77777777" w:rsidR="0052218F" w:rsidRDefault="0052218F" w:rsidP="0052218F">
      <w:r>
        <w:rPr>
          <w:rFonts w:hint="eastAsia"/>
        </w:rPr>
        <w:t>同时包含原始</w:t>
      </w:r>
      <w:r>
        <w:rPr>
          <w:rFonts w:hint="eastAsia"/>
        </w:rPr>
        <w:t>GWT</w:t>
      </w:r>
      <w:r>
        <w:rPr>
          <w:rFonts w:hint="eastAsia"/>
        </w:rPr>
        <w:t>中的信息</w:t>
      </w:r>
    </w:p>
    <w:p w14:paraId="67D4E950" w14:textId="77777777" w:rsidR="0052218F" w:rsidRPr="0052218F" w:rsidRDefault="0052218F" w:rsidP="005C0C85">
      <w:pPr>
        <w:pStyle w:val="ab"/>
        <w:numPr>
          <w:ilvl w:val="0"/>
          <w:numId w:val="30"/>
        </w:numPr>
        <w:ind w:firstLineChars="0"/>
        <w:rPr>
          <w:b/>
        </w:rPr>
      </w:pPr>
      <w:r w:rsidRPr="0052218F">
        <w:rPr>
          <w:b/>
        </w:rPr>
        <w:t>Feature</w:t>
      </w:r>
    </w:p>
    <w:p w14:paraId="6E078B42" w14:textId="77777777" w:rsidR="0052218F" w:rsidRPr="0052218F" w:rsidRDefault="0052218F" w:rsidP="005C0C85">
      <w:pPr>
        <w:pStyle w:val="ab"/>
        <w:numPr>
          <w:ilvl w:val="0"/>
          <w:numId w:val="30"/>
        </w:numPr>
        <w:ind w:firstLineChars="0"/>
        <w:rPr>
          <w:b/>
        </w:rPr>
      </w:pPr>
      <w:r w:rsidRPr="0052218F">
        <w:rPr>
          <w:b/>
        </w:rPr>
        <w:t>Scenario</w:t>
      </w:r>
    </w:p>
    <w:p w14:paraId="32766414" w14:textId="77777777" w:rsidR="0052218F" w:rsidRPr="0052218F" w:rsidRDefault="0052218F" w:rsidP="005C0C85">
      <w:pPr>
        <w:pStyle w:val="ab"/>
        <w:numPr>
          <w:ilvl w:val="0"/>
          <w:numId w:val="30"/>
        </w:numPr>
        <w:ind w:firstLineChars="0"/>
        <w:rPr>
          <w:b/>
        </w:rPr>
      </w:pPr>
      <w:r w:rsidRPr="0052218F">
        <w:rPr>
          <w:b/>
        </w:rPr>
        <w:t>Given</w:t>
      </w:r>
    </w:p>
    <w:p w14:paraId="02EA2BE9" w14:textId="77777777" w:rsidR="0052218F" w:rsidRPr="0052218F" w:rsidRDefault="0052218F" w:rsidP="005C0C85">
      <w:pPr>
        <w:pStyle w:val="ab"/>
        <w:numPr>
          <w:ilvl w:val="0"/>
          <w:numId w:val="30"/>
        </w:numPr>
        <w:ind w:firstLineChars="0"/>
        <w:rPr>
          <w:b/>
        </w:rPr>
      </w:pPr>
      <w:r w:rsidRPr="0052218F">
        <w:rPr>
          <w:b/>
        </w:rPr>
        <w:t>When</w:t>
      </w:r>
    </w:p>
    <w:p w14:paraId="6CA3388C" w14:textId="77777777" w:rsidR="0052218F" w:rsidRDefault="0052218F" w:rsidP="005C0C85">
      <w:pPr>
        <w:pStyle w:val="ab"/>
        <w:numPr>
          <w:ilvl w:val="0"/>
          <w:numId w:val="30"/>
        </w:numPr>
        <w:ind w:firstLineChars="0"/>
      </w:pPr>
      <w:r w:rsidRPr="0052218F">
        <w:rPr>
          <w:b/>
        </w:rPr>
        <w:t>Then</w:t>
      </w:r>
    </w:p>
    <w:p w14:paraId="4CBD47D3" w14:textId="77777777" w:rsidR="0052218F" w:rsidRDefault="0052218F" w:rsidP="0052218F">
      <w:r>
        <w:rPr>
          <w:rFonts w:hint="eastAsia"/>
        </w:rPr>
        <w:lastRenderedPageBreak/>
        <w:t>对</w:t>
      </w:r>
      <w:r>
        <w:rPr>
          <w:rFonts w:hint="eastAsia"/>
        </w:rPr>
        <w:t>Scenario</w:t>
      </w:r>
      <w:r>
        <w:rPr>
          <w:rFonts w:hint="eastAsia"/>
        </w:rPr>
        <w:t>，</w:t>
      </w:r>
      <w:r>
        <w:rPr>
          <w:rFonts w:hint="eastAsia"/>
        </w:rPr>
        <w:t>Given</w:t>
      </w:r>
      <w:r>
        <w:rPr>
          <w:rFonts w:hint="eastAsia"/>
        </w:rPr>
        <w:t>，</w:t>
      </w:r>
      <w:r>
        <w:rPr>
          <w:rFonts w:hint="eastAsia"/>
        </w:rPr>
        <w:t>When</w:t>
      </w:r>
      <w:r>
        <w:rPr>
          <w:rFonts w:hint="eastAsia"/>
        </w:rPr>
        <w:t>，</w:t>
      </w:r>
      <w:r>
        <w:rPr>
          <w:rFonts w:hint="eastAsia"/>
        </w:rPr>
        <w:t>Then</w:t>
      </w:r>
      <w:r>
        <w:rPr>
          <w:rFonts w:hint="eastAsia"/>
        </w:rPr>
        <w:t>中的句子都有如下标签</w:t>
      </w:r>
    </w:p>
    <w:p w14:paraId="147948E4" w14:textId="77777777" w:rsidR="0052218F" w:rsidRPr="005C0C85" w:rsidRDefault="0052218F" w:rsidP="005C0C85">
      <w:pPr>
        <w:pStyle w:val="ab"/>
        <w:numPr>
          <w:ilvl w:val="0"/>
          <w:numId w:val="29"/>
        </w:numPr>
        <w:ind w:firstLineChars="0"/>
        <w:rPr>
          <w:b/>
        </w:rPr>
      </w:pPr>
      <w:proofErr w:type="spellStart"/>
      <w:r w:rsidRPr="005C0C85">
        <w:rPr>
          <w:b/>
        </w:rPr>
        <w:t>originContent</w:t>
      </w:r>
      <w:proofErr w:type="spellEnd"/>
    </w:p>
    <w:p w14:paraId="0BEE0123" w14:textId="77777777" w:rsidR="0052218F" w:rsidRDefault="0052218F" w:rsidP="0052218F">
      <w:r>
        <w:rPr>
          <w:rFonts w:hint="eastAsia"/>
        </w:rPr>
        <w:t>句子的原始内容，是一个字符串。</w:t>
      </w:r>
    </w:p>
    <w:p w14:paraId="44AE58EE" w14:textId="77777777" w:rsidR="0052218F" w:rsidRPr="005C0C85" w:rsidRDefault="0052218F" w:rsidP="005C0C85">
      <w:pPr>
        <w:pStyle w:val="ab"/>
        <w:numPr>
          <w:ilvl w:val="0"/>
          <w:numId w:val="29"/>
        </w:numPr>
        <w:ind w:firstLineChars="0"/>
        <w:rPr>
          <w:b/>
        </w:rPr>
      </w:pPr>
      <w:r w:rsidRPr="005C0C85">
        <w:rPr>
          <w:b/>
        </w:rPr>
        <w:t>wordlist</w:t>
      </w:r>
    </w:p>
    <w:p w14:paraId="6F968BA8" w14:textId="77777777" w:rsidR="0052218F" w:rsidRDefault="0052218F" w:rsidP="0052218F">
      <w:r>
        <w:rPr>
          <w:rFonts w:hint="eastAsia"/>
        </w:rPr>
        <w:t>句子的分词</w:t>
      </w:r>
      <w:proofErr w:type="gramStart"/>
      <w:r>
        <w:rPr>
          <w:rFonts w:hint="eastAsia"/>
        </w:rPr>
        <w:t>词</w:t>
      </w:r>
      <w:proofErr w:type="gramEnd"/>
      <w:r>
        <w:rPr>
          <w:rFonts w:hint="eastAsia"/>
        </w:rPr>
        <w:t>链，是句子中词的集合。</w:t>
      </w:r>
    </w:p>
    <w:p w14:paraId="7D78AD21" w14:textId="77777777" w:rsidR="0052218F" w:rsidRPr="005C0C85" w:rsidRDefault="0052218F" w:rsidP="005C0C85">
      <w:pPr>
        <w:pStyle w:val="ab"/>
        <w:numPr>
          <w:ilvl w:val="0"/>
          <w:numId w:val="29"/>
        </w:numPr>
        <w:ind w:firstLineChars="0"/>
        <w:rPr>
          <w:b/>
        </w:rPr>
      </w:pPr>
      <w:r w:rsidRPr="005C0C85">
        <w:rPr>
          <w:b/>
        </w:rPr>
        <w:t>actor</w:t>
      </w:r>
    </w:p>
    <w:p w14:paraId="1996C9FF" w14:textId="77777777" w:rsidR="0052218F" w:rsidRDefault="0052218F" w:rsidP="0052218F">
      <w:r>
        <w:rPr>
          <w:rFonts w:hint="eastAsia"/>
        </w:rPr>
        <w:t>句子的主语，是句子动作的执行者。</w:t>
      </w:r>
    </w:p>
    <w:p w14:paraId="48CFEA9E" w14:textId="77777777" w:rsidR="0052218F" w:rsidRPr="005C0C85" w:rsidRDefault="0052218F" w:rsidP="005C0C85">
      <w:pPr>
        <w:pStyle w:val="ab"/>
        <w:numPr>
          <w:ilvl w:val="0"/>
          <w:numId w:val="29"/>
        </w:numPr>
        <w:ind w:firstLineChars="0"/>
        <w:rPr>
          <w:b/>
        </w:rPr>
      </w:pPr>
      <w:r w:rsidRPr="005C0C85">
        <w:rPr>
          <w:b/>
        </w:rPr>
        <w:t>action</w:t>
      </w:r>
    </w:p>
    <w:p w14:paraId="6B6884F7" w14:textId="77777777" w:rsidR="0052218F" w:rsidRDefault="0052218F" w:rsidP="0052218F">
      <w:r>
        <w:rPr>
          <w:rFonts w:hint="eastAsia"/>
        </w:rPr>
        <w:t>句子的谓语，是句子的核心动作。</w:t>
      </w:r>
    </w:p>
    <w:p w14:paraId="23C1E235" w14:textId="77777777" w:rsidR="0052218F" w:rsidRPr="005C0C85" w:rsidRDefault="0052218F" w:rsidP="005C0C85">
      <w:pPr>
        <w:pStyle w:val="ab"/>
        <w:numPr>
          <w:ilvl w:val="0"/>
          <w:numId w:val="29"/>
        </w:numPr>
        <w:ind w:firstLineChars="0"/>
        <w:rPr>
          <w:b/>
        </w:rPr>
      </w:pPr>
      <w:proofErr w:type="spellStart"/>
      <w:r w:rsidRPr="005C0C85">
        <w:rPr>
          <w:b/>
        </w:rPr>
        <w:t>normaContent</w:t>
      </w:r>
      <w:proofErr w:type="spellEnd"/>
    </w:p>
    <w:p w14:paraId="600FC313" w14:textId="77777777" w:rsidR="0052218F" w:rsidRDefault="0052218F" w:rsidP="0052218F">
      <w:r>
        <w:rPr>
          <w:rFonts w:hint="eastAsia"/>
        </w:rPr>
        <w:t>规范化的句子内容，对含有具体数据的句子将其规范化为符合</w:t>
      </w:r>
      <w:r>
        <w:rPr>
          <w:rFonts w:hint="eastAsia"/>
        </w:rPr>
        <w:t>RUCM</w:t>
      </w:r>
      <w:r>
        <w:rPr>
          <w:rFonts w:hint="eastAsia"/>
        </w:rPr>
        <w:t>要求的句子，对描述条件和循环的语句，使用</w:t>
      </w:r>
      <w:r>
        <w:rPr>
          <w:rFonts w:hint="eastAsia"/>
        </w:rPr>
        <w:t>RUCM</w:t>
      </w:r>
      <w:r>
        <w:rPr>
          <w:rFonts w:hint="eastAsia"/>
        </w:rPr>
        <w:t>的关键词进行替换。</w:t>
      </w:r>
    </w:p>
    <w:p w14:paraId="57BB961A" w14:textId="77777777" w:rsidR="0052218F" w:rsidRPr="005C0C85" w:rsidRDefault="0052218F" w:rsidP="005C0C85">
      <w:pPr>
        <w:pStyle w:val="ab"/>
        <w:numPr>
          <w:ilvl w:val="0"/>
          <w:numId w:val="29"/>
        </w:numPr>
        <w:ind w:firstLineChars="0"/>
        <w:rPr>
          <w:b/>
        </w:rPr>
      </w:pPr>
      <w:r w:rsidRPr="005C0C85">
        <w:rPr>
          <w:b/>
        </w:rPr>
        <w:t>type</w:t>
      </w:r>
    </w:p>
    <w:p w14:paraId="527A5A5B" w14:textId="77777777" w:rsidR="0052218F" w:rsidRDefault="0052218F" w:rsidP="0052218F">
      <w:r>
        <w:rPr>
          <w:rFonts w:hint="eastAsia"/>
        </w:rPr>
        <w:t>标记句子的类型。</w:t>
      </w:r>
    </w:p>
    <w:p w14:paraId="3AE93903" w14:textId="77777777" w:rsidR="0052218F" w:rsidRDefault="0052218F" w:rsidP="0052218F">
      <w:r>
        <w:rPr>
          <w:rFonts w:hint="eastAsia"/>
        </w:rPr>
        <w:t>对</w:t>
      </w:r>
      <w:r>
        <w:rPr>
          <w:rFonts w:hint="eastAsia"/>
        </w:rPr>
        <w:t>Given</w:t>
      </w:r>
      <w:r>
        <w:rPr>
          <w:rFonts w:hint="eastAsia"/>
        </w:rPr>
        <w:t>中的句子，有</w:t>
      </w:r>
      <w:r>
        <w:rPr>
          <w:rFonts w:hint="eastAsia"/>
        </w:rPr>
        <w:t>common , unique</w:t>
      </w:r>
      <w:r>
        <w:rPr>
          <w:rFonts w:hint="eastAsia"/>
        </w:rPr>
        <w:t>两种类型，</w:t>
      </w:r>
      <w:r>
        <w:rPr>
          <w:rFonts w:hint="eastAsia"/>
        </w:rPr>
        <w:t>common</w:t>
      </w:r>
      <w:r>
        <w:rPr>
          <w:rFonts w:hint="eastAsia"/>
        </w:rPr>
        <w:t>表示整个用例的前提条件，</w:t>
      </w:r>
      <w:r>
        <w:rPr>
          <w:rFonts w:hint="eastAsia"/>
        </w:rPr>
        <w:t>unique</w:t>
      </w:r>
      <w:r>
        <w:rPr>
          <w:rFonts w:hint="eastAsia"/>
        </w:rPr>
        <w:t>表示</w:t>
      </w:r>
      <w:r>
        <w:rPr>
          <w:rFonts w:hint="eastAsia"/>
        </w:rPr>
        <w:t>GWT</w:t>
      </w:r>
      <w:r>
        <w:rPr>
          <w:rFonts w:hint="eastAsia"/>
        </w:rPr>
        <w:t>所描述场景的特有前提条件。</w:t>
      </w:r>
    </w:p>
    <w:p w14:paraId="203D0DC5" w14:textId="77777777" w:rsidR="0052218F" w:rsidRDefault="0052218F" w:rsidP="0052218F">
      <w:r>
        <w:rPr>
          <w:rFonts w:hint="eastAsia"/>
        </w:rPr>
        <w:t>对</w:t>
      </w:r>
      <w:r>
        <w:rPr>
          <w:rFonts w:hint="eastAsia"/>
        </w:rPr>
        <w:t>When</w:t>
      </w:r>
      <w:r>
        <w:rPr>
          <w:rFonts w:hint="eastAsia"/>
        </w:rPr>
        <w:t>中的句子，有</w:t>
      </w:r>
      <w:r>
        <w:rPr>
          <w:rFonts w:hint="eastAsia"/>
        </w:rPr>
        <w:t xml:space="preserve">normal </w:t>
      </w:r>
      <w:r>
        <w:rPr>
          <w:rFonts w:hint="eastAsia"/>
        </w:rPr>
        <w:t>，</w:t>
      </w:r>
      <w:r>
        <w:rPr>
          <w:rFonts w:hint="eastAsia"/>
        </w:rPr>
        <w:t>conditional , circular</w:t>
      </w:r>
      <w:r>
        <w:rPr>
          <w:rFonts w:hint="eastAsia"/>
        </w:rPr>
        <w:t>三种类型，分别表示</w:t>
      </w:r>
      <w:r>
        <w:rPr>
          <w:rFonts w:hint="eastAsia"/>
        </w:rPr>
        <w:t>When</w:t>
      </w:r>
      <w:r>
        <w:rPr>
          <w:rFonts w:hint="eastAsia"/>
        </w:rPr>
        <w:t>中的通常语句、条件语句和循环语句。</w:t>
      </w:r>
    </w:p>
    <w:p w14:paraId="614604B3" w14:textId="77777777" w:rsidR="0052218F" w:rsidRPr="005C0C85" w:rsidRDefault="0052218F" w:rsidP="005C0C85">
      <w:pPr>
        <w:pStyle w:val="ab"/>
        <w:numPr>
          <w:ilvl w:val="0"/>
          <w:numId w:val="29"/>
        </w:numPr>
        <w:ind w:firstLineChars="0"/>
        <w:rPr>
          <w:b/>
        </w:rPr>
      </w:pPr>
      <w:r w:rsidRPr="005C0C85">
        <w:rPr>
          <w:b/>
        </w:rPr>
        <w:t>associated</w:t>
      </w:r>
    </w:p>
    <w:p w14:paraId="7C57CE5D" w14:textId="562F2177" w:rsidR="00733F8F" w:rsidRDefault="0052218F" w:rsidP="0052218F">
      <w:r>
        <w:rPr>
          <w:rFonts w:hint="eastAsia"/>
        </w:rPr>
        <w:t>标记与句子相关的操作索引，仅用于标记</w:t>
      </w:r>
      <w:r>
        <w:rPr>
          <w:rFonts w:hint="eastAsia"/>
        </w:rPr>
        <w:t>Given</w:t>
      </w:r>
      <w:r>
        <w:rPr>
          <w:rFonts w:hint="eastAsia"/>
        </w:rPr>
        <w:t>中</w:t>
      </w:r>
      <w:r>
        <w:rPr>
          <w:rFonts w:hint="eastAsia"/>
        </w:rPr>
        <w:t>Type</w:t>
      </w:r>
      <w:r>
        <w:rPr>
          <w:rFonts w:hint="eastAsia"/>
        </w:rPr>
        <w:t>为</w:t>
      </w:r>
      <w:r>
        <w:rPr>
          <w:rFonts w:hint="eastAsia"/>
        </w:rPr>
        <w:t>unique</w:t>
      </w:r>
      <w:r>
        <w:rPr>
          <w:rFonts w:hint="eastAsia"/>
        </w:rPr>
        <w:t>的句子，指向与该句子相关的具有</w:t>
      </w:r>
      <w:r>
        <w:rPr>
          <w:rFonts w:hint="eastAsia"/>
        </w:rPr>
        <w:t>basic</w:t>
      </w:r>
      <w:r>
        <w:rPr>
          <w:rFonts w:hint="eastAsia"/>
        </w:rPr>
        <w:t>标记的</w:t>
      </w:r>
      <w:r>
        <w:rPr>
          <w:rFonts w:hint="eastAsia"/>
        </w:rPr>
        <w:t>GWT</w:t>
      </w:r>
      <w:r>
        <w:rPr>
          <w:rFonts w:hint="eastAsia"/>
        </w:rPr>
        <w:t>的</w:t>
      </w:r>
      <w:r>
        <w:rPr>
          <w:rFonts w:hint="eastAsia"/>
        </w:rPr>
        <w:t>When</w:t>
      </w:r>
      <w:r>
        <w:rPr>
          <w:rFonts w:hint="eastAsia"/>
        </w:rPr>
        <w:t>中的操作。</w:t>
      </w:r>
    </w:p>
    <w:p w14:paraId="28F17479" w14:textId="77777777" w:rsidR="0052218F" w:rsidRPr="00733F8F" w:rsidRDefault="0052218F" w:rsidP="00733F8F"/>
    <w:p w14:paraId="44E5A6CA" w14:textId="029CC091" w:rsidR="00763DF5" w:rsidRDefault="00763DF5" w:rsidP="002070BB">
      <w:pPr>
        <w:pStyle w:val="3"/>
        <w:rPr>
          <w:b w:val="0"/>
        </w:rPr>
      </w:pPr>
      <w:bookmarkStart w:id="164" w:name="_Toc533976199"/>
      <w:r w:rsidRPr="0018033F">
        <w:rPr>
          <w:b w:val="0"/>
        </w:rPr>
        <w:t>(</w:t>
      </w:r>
      <w:r w:rsidR="00733F8F">
        <w:rPr>
          <w:b w:val="0"/>
        </w:rPr>
        <w:t>3</w:t>
      </w:r>
      <w:r w:rsidRPr="0018033F">
        <w:rPr>
          <w:b w:val="0"/>
        </w:rPr>
        <w:t xml:space="preserve">) </w:t>
      </w:r>
      <w:r w:rsidRPr="0018033F">
        <w:rPr>
          <w:rFonts w:hint="eastAsia"/>
          <w:b w:val="0"/>
        </w:rPr>
        <w:t>转换规则说明</w:t>
      </w:r>
      <w:bookmarkEnd w:id="124"/>
      <w:bookmarkEnd w:id="164"/>
    </w:p>
    <w:p w14:paraId="2E531CE0" w14:textId="77777777" w:rsidR="002070BB" w:rsidRDefault="002070BB" w:rsidP="002070BB">
      <w:r>
        <w:rPr>
          <w:rFonts w:hint="eastAsia"/>
        </w:rPr>
        <w:t>1</w:t>
      </w:r>
      <w:r>
        <w:rPr>
          <w:rFonts w:hint="eastAsia"/>
        </w:rPr>
        <w:t>、从文本到</w:t>
      </w:r>
      <w:r>
        <w:rPr>
          <w:rFonts w:hint="eastAsia"/>
        </w:rPr>
        <w:t>G</w:t>
      </w:r>
      <w:r>
        <w:t>WT</w:t>
      </w:r>
    </w:p>
    <w:p w14:paraId="45878EF9" w14:textId="77777777" w:rsidR="002070BB" w:rsidRDefault="002070BB" w:rsidP="002070BB">
      <w:pPr>
        <w:ind w:firstLine="420"/>
      </w:pPr>
      <w:r>
        <w:rPr>
          <w:rFonts w:hint="eastAsia"/>
        </w:rPr>
        <w:t>从纯文本文件读入原始的</w:t>
      </w:r>
      <w:r>
        <w:rPr>
          <w:rFonts w:hint="eastAsia"/>
        </w:rPr>
        <w:t>G</w:t>
      </w:r>
      <w:r>
        <w:t>WT</w:t>
      </w:r>
      <w:r>
        <w:rPr>
          <w:rFonts w:hint="eastAsia"/>
        </w:rPr>
        <w:t>文本，从</w:t>
      </w:r>
      <w:r>
        <w:rPr>
          <w:rFonts w:hint="eastAsia"/>
        </w:rPr>
        <w:t>Feature</w:t>
      </w:r>
      <w:r>
        <w:rPr>
          <w:rFonts w:hint="eastAsia"/>
        </w:rPr>
        <w:t>关键字处切分文本，划分出每个</w:t>
      </w:r>
      <w:r>
        <w:rPr>
          <w:rFonts w:hint="eastAsia"/>
        </w:rPr>
        <w:t>G</w:t>
      </w:r>
      <w:r>
        <w:t>WT</w:t>
      </w:r>
      <w:r>
        <w:rPr>
          <w:rFonts w:hint="eastAsia"/>
        </w:rPr>
        <w:t>的文本，</w:t>
      </w:r>
      <w:r>
        <w:rPr>
          <w:rFonts w:hint="eastAsia"/>
        </w:rPr>
        <w:t xml:space="preserve"> </w:t>
      </w:r>
      <w:r>
        <w:rPr>
          <w:rFonts w:hint="eastAsia"/>
        </w:rPr>
        <w:t>使用正则表达式提取出</w:t>
      </w:r>
      <w:r>
        <w:rPr>
          <w:rFonts w:hint="eastAsia"/>
        </w:rPr>
        <w:t>G</w:t>
      </w:r>
      <w:r>
        <w:t>WT</w:t>
      </w:r>
      <w:r>
        <w:rPr>
          <w:rFonts w:hint="eastAsia"/>
        </w:rPr>
        <w:t>每个字段下的文本，将</w:t>
      </w:r>
      <w:r>
        <w:rPr>
          <w:rFonts w:hint="eastAsia"/>
        </w:rPr>
        <w:t>Feature</w:t>
      </w:r>
      <w:r>
        <w:rPr>
          <w:rFonts w:hint="eastAsia"/>
        </w:rPr>
        <w:t>文本记录到</w:t>
      </w:r>
      <w:r>
        <w:rPr>
          <w:rFonts w:hint="eastAsia"/>
        </w:rPr>
        <w:t>G</w:t>
      </w:r>
      <w:r>
        <w:t>WT</w:t>
      </w:r>
      <w:r>
        <w:rPr>
          <w:rFonts w:hint="eastAsia"/>
        </w:rPr>
        <w:t>对象的</w:t>
      </w:r>
      <w:r>
        <w:rPr>
          <w:rFonts w:hint="eastAsia"/>
        </w:rPr>
        <w:t>Feature</w:t>
      </w:r>
      <w:r>
        <w:rPr>
          <w:rFonts w:hint="eastAsia"/>
        </w:rPr>
        <w:t>属性，对其他字段文本，首先执行分句操作，获取每一句的原始文本，生成对应的</w:t>
      </w:r>
      <w:r>
        <w:rPr>
          <w:rFonts w:hint="eastAsia"/>
        </w:rPr>
        <w:t>Sentence</w:t>
      </w:r>
      <w:r>
        <w:rPr>
          <w:rFonts w:hint="eastAsia"/>
        </w:rPr>
        <w:t>对象，将每个</w:t>
      </w:r>
      <w:r>
        <w:rPr>
          <w:rFonts w:hint="eastAsia"/>
        </w:rPr>
        <w:t>Sentence</w:t>
      </w:r>
      <w:r>
        <w:rPr>
          <w:rFonts w:hint="eastAsia"/>
        </w:rPr>
        <w:t>对象保存到其归属的</w:t>
      </w:r>
      <w:r>
        <w:rPr>
          <w:rFonts w:hint="eastAsia"/>
        </w:rPr>
        <w:t>G</w:t>
      </w:r>
      <w:r>
        <w:t>WT</w:t>
      </w:r>
      <w:r>
        <w:rPr>
          <w:rFonts w:hint="eastAsia"/>
        </w:rPr>
        <w:t>属性中。</w:t>
      </w:r>
    </w:p>
    <w:p w14:paraId="7C84B8E0" w14:textId="77777777" w:rsidR="002070BB" w:rsidRDefault="002070BB" w:rsidP="002070BB">
      <w:r>
        <w:rPr>
          <w:rFonts w:hint="eastAsia"/>
        </w:rPr>
        <w:t>2</w:t>
      </w:r>
      <w:r>
        <w:rPr>
          <w:rFonts w:hint="eastAsia"/>
        </w:rPr>
        <w:t>、从</w:t>
      </w:r>
      <w:r>
        <w:rPr>
          <w:rFonts w:hint="eastAsia"/>
        </w:rPr>
        <w:t>G</w:t>
      </w:r>
      <w:r>
        <w:t>WT</w:t>
      </w:r>
      <w:r>
        <w:rPr>
          <w:rFonts w:hint="eastAsia"/>
        </w:rPr>
        <w:t>到</w:t>
      </w:r>
      <w:proofErr w:type="spellStart"/>
      <w:r>
        <w:rPr>
          <w:rFonts w:hint="eastAsia"/>
        </w:rPr>
        <w:t>Tagged</w:t>
      </w:r>
      <w:r>
        <w:t>GWT</w:t>
      </w:r>
      <w:proofErr w:type="spellEnd"/>
    </w:p>
    <w:p w14:paraId="0AB56217" w14:textId="77777777" w:rsidR="002070BB" w:rsidRDefault="002070BB" w:rsidP="002070BB">
      <w:r>
        <w:tab/>
      </w:r>
      <w:r>
        <w:rPr>
          <w:rFonts w:hint="eastAsia"/>
        </w:rPr>
        <w:t>对一组具有相同</w:t>
      </w:r>
      <w:r>
        <w:rPr>
          <w:rFonts w:hint="eastAsia"/>
        </w:rPr>
        <w:t>Feature</w:t>
      </w:r>
      <w:r>
        <w:rPr>
          <w:rFonts w:hint="eastAsia"/>
        </w:rPr>
        <w:t>值的</w:t>
      </w:r>
      <w:r>
        <w:rPr>
          <w:rFonts w:hint="eastAsia"/>
        </w:rPr>
        <w:t>G</w:t>
      </w:r>
      <w:r>
        <w:t>WT</w:t>
      </w:r>
      <w:r>
        <w:rPr>
          <w:rFonts w:hint="eastAsia"/>
        </w:rPr>
        <w:t>对象，每一个</w:t>
      </w:r>
      <w:r>
        <w:rPr>
          <w:rFonts w:hint="eastAsia"/>
        </w:rPr>
        <w:t>G</w:t>
      </w:r>
      <w:r>
        <w:t>WT</w:t>
      </w:r>
      <w:r>
        <w:rPr>
          <w:rFonts w:hint="eastAsia"/>
        </w:rPr>
        <w:t>对象创建一个对应的</w:t>
      </w:r>
      <w:proofErr w:type="spellStart"/>
      <w:r>
        <w:rPr>
          <w:rFonts w:hint="eastAsia"/>
        </w:rPr>
        <w:t>Tagged</w:t>
      </w:r>
      <w:r>
        <w:t>GWT</w:t>
      </w:r>
      <w:proofErr w:type="spellEnd"/>
      <w:r>
        <w:rPr>
          <w:rFonts w:hint="eastAsia"/>
        </w:rPr>
        <w:t>对象，将</w:t>
      </w:r>
      <w:r>
        <w:rPr>
          <w:rFonts w:hint="eastAsia"/>
        </w:rPr>
        <w:t>G</w:t>
      </w:r>
      <w:r>
        <w:t>WT</w:t>
      </w:r>
      <w:r>
        <w:rPr>
          <w:rFonts w:hint="eastAsia"/>
        </w:rPr>
        <w:t>对象的属性值复制到</w:t>
      </w:r>
      <w:proofErr w:type="spellStart"/>
      <w:r>
        <w:rPr>
          <w:rFonts w:hint="eastAsia"/>
        </w:rPr>
        <w:t>Tagged</w:t>
      </w:r>
      <w:r>
        <w:t>GWT</w:t>
      </w:r>
      <w:proofErr w:type="spellEnd"/>
      <w:r>
        <w:rPr>
          <w:rFonts w:hint="eastAsia"/>
        </w:rPr>
        <w:t>的对应属性中。</w:t>
      </w:r>
    </w:p>
    <w:p w14:paraId="6B80B171" w14:textId="77777777" w:rsidR="002070BB" w:rsidRDefault="002070BB" w:rsidP="002070BB">
      <w:pPr>
        <w:ind w:firstLineChars="200" w:firstLine="480"/>
      </w:pPr>
      <w:r>
        <w:rPr>
          <w:rFonts w:hint="eastAsia"/>
        </w:rPr>
        <w:t>对每一个</w:t>
      </w:r>
      <w:proofErr w:type="spellStart"/>
      <w:r>
        <w:rPr>
          <w:rFonts w:hint="eastAsia"/>
        </w:rPr>
        <w:t>Tagged</w:t>
      </w:r>
      <w:r>
        <w:t>GWT</w:t>
      </w:r>
      <w:proofErr w:type="spellEnd"/>
      <w:r>
        <w:rPr>
          <w:rFonts w:hint="eastAsia"/>
        </w:rPr>
        <w:t>对象，首先标记基础标签，包括</w:t>
      </w:r>
      <w:r>
        <w:rPr>
          <w:rFonts w:hint="eastAsia"/>
        </w:rPr>
        <w:t>G</w:t>
      </w:r>
      <w:r>
        <w:t>WT</w:t>
      </w:r>
      <w:r>
        <w:rPr>
          <w:rFonts w:hint="eastAsia"/>
        </w:rPr>
        <w:t>级的</w:t>
      </w:r>
      <w:proofErr w:type="spellStart"/>
      <w:r>
        <w:rPr>
          <w:rFonts w:hint="eastAsia"/>
        </w:rPr>
        <w:t>UseCase</w:t>
      </w:r>
      <w:r>
        <w:t>N</w:t>
      </w:r>
      <w:r>
        <w:rPr>
          <w:rFonts w:hint="eastAsia"/>
        </w:rPr>
        <w:t>ame</w:t>
      </w:r>
      <w:proofErr w:type="spellEnd"/>
      <w:r>
        <w:rPr>
          <w:rFonts w:hint="eastAsia"/>
        </w:rPr>
        <w:t>和</w:t>
      </w:r>
      <w:proofErr w:type="spellStart"/>
      <w:r>
        <w:rPr>
          <w:rFonts w:hint="eastAsia"/>
        </w:rPr>
        <w:t>Flow</w:t>
      </w:r>
      <w:r>
        <w:t>T</w:t>
      </w:r>
      <w:r>
        <w:rPr>
          <w:rFonts w:hint="eastAsia"/>
        </w:rPr>
        <w:t>ype</w:t>
      </w:r>
      <w:proofErr w:type="spellEnd"/>
      <w:r>
        <w:rPr>
          <w:rFonts w:hint="eastAsia"/>
        </w:rPr>
        <w:t>的</w:t>
      </w:r>
      <w:r>
        <w:rPr>
          <w:rFonts w:hint="eastAsia"/>
        </w:rPr>
        <w:t>basic</w:t>
      </w:r>
      <w:r>
        <w:rPr>
          <w:rFonts w:hint="eastAsia"/>
        </w:rPr>
        <w:t>或</w:t>
      </w:r>
      <w:r>
        <w:rPr>
          <w:rFonts w:hint="eastAsia"/>
        </w:rPr>
        <w:t>bounded</w:t>
      </w:r>
      <w:r>
        <w:rPr>
          <w:rFonts w:hint="eastAsia"/>
        </w:rPr>
        <w:t>标签，</w:t>
      </w:r>
      <w:proofErr w:type="gramStart"/>
      <w:r>
        <w:rPr>
          <w:rFonts w:hint="eastAsia"/>
        </w:rPr>
        <w:t>句子级</w:t>
      </w:r>
      <w:proofErr w:type="gramEnd"/>
      <w:r>
        <w:rPr>
          <w:rFonts w:hint="eastAsia"/>
        </w:rPr>
        <w:t>的</w:t>
      </w:r>
      <w:r>
        <w:rPr>
          <w:rFonts w:hint="eastAsia"/>
        </w:rPr>
        <w:t>wordlist</w:t>
      </w:r>
      <w:r>
        <w:rPr>
          <w:rFonts w:hint="eastAsia"/>
        </w:rPr>
        <w:t>、</w:t>
      </w:r>
      <w:r>
        <w:rPr>
          <w:rFonts w:hint="eastAsia"/>
        </w:rPr>
        <w:t>actor</w:t>
      </w:r>
      <w:r>
        <w:rPr>
          <w:rFonts w:hint="eastAsia"/>
        </w:rPr>
        <w:t>和</w:t>
      </w:r>
      <w:r>
        <w:rPr>
          <w:rFonts w:hint="eastAsia"/>
        </w:rPr>
        <w:t>action</w:t>
      </w:r>
      <w:r>
        <w:rPr>
          <w:rFonts w:hint="eastAsia"/>
        </w:rPr>
        <w:t>标签。分析所有</w:t>
      </w:r>
      <w:proofErr w:type="spellStart"/>
      <w:r>
        <w:t>T</w:t>
      </w:r>
      <w:r>
        <w:rPr>
          <w:rFonts w:hint="eastAsia"/>
        </w:rPr>
        <w:t>aggedG</w:t>
      </w:r>
      <w:r>
        <w:t>WT</w:t>
      </w:r>
      <w:proofErr w:type="spellEnd"/>
      <w:r>
        <w:rPr>
          <w:rFonts w:hint="eastAsia"/>
        </w:rPr>
        <w:t>的</w:t>
      </w:r>
      <w:r>
        <w:rPr>
          <w:rFonts w:hint="eastAsia"/>
        </w:rPr>
        <w:t>Given</w:t>
      </w:r>
      <w:r>
        <w:rPr>
          <w:rFonts w:hint="eastAsia"/>
        </w:rPr>
        <w:t>属性中句子的数量，将其中句子最少的</w:t>
      </w:r>
      <w:proofErr w:type="spellStart"/>
      <w:r>
        <w:rPr>
          <w:rFonts w:hint="eastAsia"/>
        </w:rPr>
        <w:t>TaggedG</w:t>
      </w:r>
      <w:r>
        <w:t>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，句子数量超过标记为</w:t>
      </w:r>
      <w:r>
        <w:rPr>
          <w:rFonts w:hint="eastAsia"/>
        </w:rPr>
        <w:t>basic</w:t>
      </w:r>
      <w:r>
        <w:rPr>
          <w:rFonts w:hint="eastAsia"/>
        </w:rPr>
        <w:t>的</w:t>
      </w:r>
      <w:r>
        <w:rPr>
          <w:rFonts w:hint="eastAsia"/>
        </w:rPr>
        <w:t>G</w:t>
      </w:r>
      <w:r>
        <w:t>WT 2</w:t>
      </w:r>
      <w:r>
        <w:rPr>
          <w:rFonts w:hint="eastAsia"/>
        </w:rPr>
        <w:t>句或以上（如果有）的</w:t>
      </w:r>
      <w:proofErr w:type="spellStart"/>
      <w:r>
        <w:rPr>
          <w:rFonts w:hint="eastAsia"/>
        </w:rPr>
        <w:t>TaggedG</w:t>
      </w:r>
      <w:r>
        <w:t>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bounded</w:t>
      </w:r>
      <w:r>
        <w:rPr>
          <w:rFonts w:hint="eastAsia"/>
        </w:rPr>
        <w:t>。对一组中的每一个</w:t>
      </w:r>
      <w:proofErr w:type="spellStart"/>
      <w:r>
        <w:rPr>
          <w:rFonts w:hint="eastAsia"/>
        </w:rPr>
        <w:t>TaggedG</w:t>
      </w:r>
      <w:r>
        <w:t>WT</w:t>
      </w:r>
      <w:proofErr w:type="spellEnd"/>
      <w:r>
        <w:rPr>
          <w:rFonts w:hint="eastAsia"/>
        </w:rPr>
        <w:t>，从</w:t>
      </w:r>
      <w:proofErr w:type="spellStart"/>
      <w:r>
        <w:rPr>
          <w:rFonts w:hint="eastAsia"/>
        </w:rPr>
        <w:t>TaggedG</w:t>
      </w:r>
      <w:r>
        <w:t>WT</w:t>
      </w:r>
      <w:proofErr w:type="spellEnd"/>
      <w:r>
        <w:rPr>
          <w:rFonts w:hint="eastAsia"/>
        </w:rPr>
        <w:t>的</w:t>
      </w:r>
      <w:r>
        <w:rPr>
          <w:rFonts w:hint="eastAsia"/>
        </w:rPr>
        <w:t>Feature</w:t>
      </w:r>
      <w:r>
        <w:rPr>
          <w:rFonts w:hint="eastAsia"/>
        </w:rPr>
        <w:t>字段读出</w:t>
      </w:r>
      <w:proofErr w:type="gramStart"/>
      <w:r>
        <w:rPr>
          <w:rFonts w:hint="eastAsia"/>
        </w:rPr>
        <w:t>用例名记录</w:t>
      </w:r>
      <w:proofErr w:type="gramEnd"/>
      <w:r>
        <w:rPr>
          <w:rFonts w:hint="eastAsia"/>
        </w:rPr>
        <w:t>到</w:t>
      </w:r>
      <w:proofErr w:type="spellStart"/>
      <w:r>
        <w:rPr>
          <w:rFonts w:hint="eastAsia"/>
        </w:rPr>
        <w:t>UseCase</w:t>
      </w:r>
      <w:r>
        <w:t>N</w:t>
      </w:r>
      <w:r>
        <w:rPr>
          <w:rFonts w:hint="eastAsia"/>
        </w:rPr>
        <w:t>ame</w:t>
      </w:r>
      <w:proofErr w:type="spellEnd"/>
      <w:r>
        <w:rPr>
          <w:rFonts w:hint="eastAsia"/>
        </w:rPr>
        <w:t>属性中，对</w:t>
      </w:r>
      <w:r>
        <w:rPr>
          <w:rFonts w:hint="eastAsia"/>
        </w:rPr>
        <w:t>When</w:t>
      </w:r>
      <w:r>
        <w:rPr>
          <w:rFonts w:hint="eastAsia"/>
        </w:rPr>
        <w:t>属性中的每一个</w:t>
      </w:r>
      <w:r>
        <w:rPr>
          <w:rFonts w:hint="eastAsia"/>
        </w:rPr>
        <w:t>Sentence</w:t>
      </w:r>
      <w:r>
        <w:rPr>
          <w:rFonts w:hint="eastAsia"/>
        </w:rPr>
        <w:t>对象，首先执行分词操作，将分词结果保存到句子的</w:t>
      </w:r>
      <w:r>
        <w:rPr>
          <w:rFonts w:hint="eastAsia"/>
        </w:rPr>
        <w:t>wordlist</w:t>
      </w:r>
      <w:r>
        <w:rPr>
          <w:rFonts w:hint="eastAsia"/>
        </w:rPr>
        <w:t>属性，使用句子的分词结果对句子做依存句法分析，根据依存句法分析的结果搜索句法树，将依存关系为主谓关系</w:t>
      </w:r>
      <w:r>
        <w:rPr>
          <w:rFonts w:hint="eastAsia"/>
        </w:rPr>
        <w:lastRenderedPageBreak/>
        <w:t>的</w:t>
      </w:r>
      <w:proofErr w:type="gramStart"/>
      <w:r>
        <w:rPr>
          <w:rFonts w:hint="eastAsia"/>
        </w:rPr>
        <w:t>词记</w:t>
      </w:r>
      <w:proofErr w:type="gramEnd"/>
      <w:r>
        <w:rPr>
          <w:rFonts w:hint="eastAsia"/>
        </w:rPr>
        <w:t>录到</w:t>
      </w:r>
      <w:r>
        <w:rPr>
          <w:rFonts w:hint="eastAsia"/>
        </w:rPr>
        <w:t>Sentence</w:t>
      </w:r>
      <w:r>
        <w:rPr>
          <w:rFonts w:hint="eastAsia"/>
        </w:rPr>
        <w:t>对象的</w:t>
      </w:r>
      <w:r>
        <w:rPr>
          <w:rFonts w:hint="eastAsia"/>
        </w:rPr>
        <w:t>actor</w:t>
      </w:r>
      <w:r>
        <w:rPr>
          <w:rFonts w:hint="eastAsia"/>
        </w:rPr>
        <w:t>属性，将依存关系的核心</w:t>
      </w:r>
      <w:proofErr w:type="gramStart"/>
      <w:r>
        <w:rPr>
          <w:rFonts w:hint="eastAsia"/>
        </w:rPr>
        <w:t>词记</w:t>
      </w:r>
      <w:proofErr w:type="gramEnd"/>
      <w:r>
        <w:rPr>
          <w:rFonts w:hint="eastAsia"/>
        </w:rPr>
        <w:t>录到</w:t>
      </w:r>
      <w:r>
        <w:rPr>
          <w:rFonts w:hint="eastAsia"/>
        </w:rPr>
        <w:t>Sentence</w:t>
      </w:r>
      <w:r>
        <w:rPr>
          <w:rFonts w:hint="eastAsia"/>
        </w:rPr>
        <w:t>对象的</w:t>
      </w:r>
      <w:r>
        <w:rPr>
          <w:rFonts w:hint="eastAsia"/>
        </w:rPr>
        <w:t>action</w:t>
      </w:r>
      <w:r>
        <w:rPr>
          <w:rFonts w:hint="eastAsia"/>
        </w:rPr>
        <w:t>属性。</w:t>
      </w:r>
    </w:p>
    <w:p w14:paraId="432438E2" w14:textId="77777777" w:rsidR="002070BB" w:rsidRDefault="002070BB" w:rsidP="002070BB">
      <w:pPr>
        <w:ind w:firstLineChars="200" w:firstLine="480"/>
      </w:pPr>
      <w:r>
        <w:rPr>
          <w:rFonts w:hint="eastAsia"/>
        </w:rPr>
        <w:t>完成基础标签标记后，进一步标记</w:t>
      </w:r>
      <w:r>
        <w:rPr>
          <w:rFonts w:hint="eastAsia"/>
        </w:rPr>
        <w:t>G</w:t>
      </w:r>
      <w:r>
        <w:t>WT</w:t>
      </w:r>
      <w:r>
        <w:rPr>
          <w:rFonts w:hint="eastAsia"/>
        </w:rPr>
        <w:t>级</w:t>
      </w:r>
      <w:proofErr w:type="spellStart"/>
      <w:r>
        <w:rPr>
          <w:rFonts w:hint="eastAsia"/>
        </w:rPr>
        <w:t>Flow</w:t>
      </w:r>
      <w:r>
        <w:t>T</w:t>
      </w:r>
      <w:r>
        <w:rPr>
          <w:rFonts w:hint="eastAsia"/>
        </w:rPr>
        <w:t>ype</w:t>
      </w:r>
      <w:proofErr w:type="spellEnd"/>
      <w:r>
        <w:rPr>
          <w:rFonts w:hint="eastAsia"/>
        </w:rPr>
        <w:t>中的</w:t>
      </w:r>
      <w:r>
        <w:rPr>
          <w:rFonts w:hint="eastAsia"/>
        </w:rPr>
        <w:t>specific</w:t>
      </w:r>
      <w:r>
        <w:rPr>
          <w:rFonts w:hint="eastAsia"/>
        </w:rPr>
        <w:t>和</w:t>
      </w:r>
      <w:r>
        <w:rPr>
          <w:rFonts w:hint="eastAsia"/>
        </w:rPr>
        <w:t>global</w:t>
      </w:r>
      <w:r>
        <w:rPr>
          <w:rFonts w:hint="eastAsia"/>
        </w:rPr>
        <w:t>，</w:t>
      </w:r>
      <w:r>
        <w:rPr>
          <w:rFonts w:hint="eastAsia"/>
        </w:rPr>
        <w:t>refer</w:t>
      </w:r>
      <w:r>
        <w:rPr>
          <w:rFonts w:hint="eastAsia"/>
        </w:rPr>
        <w:t>标签，</w:t>
      </w:r>
      <w:r>
        <w:rPr>
          <w:rFonts w:hint="eastAsia"/>
        </w:rPr>
        <w:t>condition</w:t>
      </w:r>
      <w:r>
        <w:rPr>
          <w:rFonts w:hint="eastAsia"/>
        </w:rPr>
        <w:t>标签；</w:t>
      </w:r>
      <w:proofErr w:type="gramStart"/>
      <w:r>
        <w:rPr>
          <w:rFonts w:hint="eastAsia"/>
        </w:rPr>
        <w:t>句子级</w:t>
      </w:r>
      <w:proofErr w:type="gramEnd"/>
      <w:r>
        <w:rPr>
          <w:rFonts w:hint="eastAsia"/>
        </w:rPr>
        <w:t>的</w:t>
      </w:r>
      <w:proofErr w:type="spellStart"/>
      <w:r>
        <w:rPr>
          <w:rFonts w:hint="eastAsia"/>
        </w:rPr>
        <w:t>normal</w:t>
      </w:r>
      <w:r>
        <w:t>C</w:t>
      </w:r>
      <w:r>
        <w:rPr>
          <w:rFonts w:hint="eastAsia"/>
        </w:rPr>
        <w:t>ontent</w:t>
      </w:r>
      <w:proofErr w:type="spellEnd"/>
      <w:r>
        <w:rPr>
          <w:rFonts w:hint="eastAsia"/>
        </w:rPr>
        <w:t>，</w:t>
      </w:r>
      <w:r>
        <w:rPr>
          <w:rFonts w:hint="eastAsia"/>
        </w:rPr>
        <w:t>type</w:t>
      </w:r>
      <w:r>
        <w:rPr>
          <w:rFonts w:hint="eastAsia"/>
        </w:rPr>
        <w:t>和</w:t>
      </w:r>
      <w:r>
        <w:rPr>
          <w:rFonts w:hint="eastAsia"/>
        </w:rPr>
        <w:t>associated</w:t>
      </w:r>
      <w:r>
        <w:rPr>
          <w:rFonts w:hint="eastAsia"/>
        </w:rPr>
        <w:t>标签。</w:t>
      </w:r>
    </w:p>
    <w:p w14:paraId="5FA70141" w14:textId="77777777" w:rsidR="002070BB" w:rsidRDefault="002070BB" w:rsidP="002070BB">
      <w:pPr>
        <w:ind w:firstLineChars="200" w:firstLine="480"/>
      </w:pPr>
      <w:r>
        <w:rPr>
          <w:rFonts w:hint="eastAsia"/>
        </w:rPr>
        <w:t>对</w:t>
      </w:r>
      <w:proofErr w:type="spellStart"/>
      <w:r>
        <w:rPr>
          <w:rFonts w:hint="eastAsia"/>
        </w:rPr>
        <w:t>Tagged</w:t>
      </w:r>
      <w:r>
        <w:t>GWT</w:t>
      </w:r>
      <w:proofErr w:type="spellEnd"/>
      <w:r>
        <w:rPr>
          <w:rFonts w:hint="eastAsia"/>
        </w:rPr>
        <w:t>的</w:t>
      </w:r>
      <w:r>
        <w:rPr>
          <w:rFonts w:hint="eastAsia"/>
        </w:rPr>
        <w:t>When</w:t>
      </w:r>
      <w:r>
        <w:rPr>
          <w:rFonts w:hint="eastAsia"/>
        </w:rPr>
        <w:t>中记录的句子，根据其句法分析结果判断是否为简单句，若为简单句，将其</w:t>
      </w:r>
      <w:r>
        <w:rPr>
          <w:rFonts w:hint="eastAsia"/>
        </w:rPr>
        <w:t>type</w:t>
      </w:r>
      <w:r>
        <w:rPr>
          <w:rFonts w:hint="eastAsia"/>
        </w:rPr>
        <w:t>标记为</w:t>
      </w:r>
      <w:r>
        <w:rPr>
          <w:rFonts w:hint="eastAsia"/>
        </w:rPr>
        <w:t>normal</w:t>
      </w:r>
      <w:r>
        <w:rPr>
          <w:rFonts w:hint="eastAsia"/>
        </w:rPr>
        <w:t>，否则分析其</w:t>
      </w:r>
      <w:r>
        <w:rPr>
          <w:rFonts w:hint="eastAsia"/>
        </w:rPr>
        <w:t>wordlist</w:t>
      </w:r>
      <w:r>
        <w:rPr>
          <w:rFonts w:hint="eastAsia"/>
        </w:rPr>
        <w:t>中的关键词，若含有表示条件的关键词则标记</w:t>
      </w:r>
      <w:r>
        <w:rPr>
          <w:rFonts w:hint="eastAsia"/>
        </w:rPr>
        <w:t>type</w:t>
      </w:r>
      <w:r>
        <w:rPr>
          <w:rFonts w:hint="eastAsia"/>
        </w:rPr>
        <w:t>为</w:t>
      </w:r>
      <w:r>
        <w:rPr>
          <w:rFonts w:hint="eastAsia"/>
        </w:rPr>
        <w:t>conditional</w:t>
      </w:r>
      <w:r>
        <w:rPr>
          <w:rFonts w:hint="eastAsia"/>
        </w:rPr>
        <w:t>，若含有表示循环的关键词则标记</w:t>
      </w:r>
      <w:r>
        <w:rPr>
          <w:rFonts w:hint="eastAsia"/>
        </w:rPr>
        <w:t>type</w:t>
      </w:r>
      <w:r>
        <w:rPr>
          <w:rFonts w:hint="eastAsia"/>
        </w:rPr>
        <w:t>为</w:t>
      </w:r>
      <w:r>
        <w:rPr>
          <w:rFonts w:hint="eastAsia"/>
        </w:rPr>
        <w:t>circular</w:t>
      </w:r>
      <w:r>
        <w:rPr>
          <w:rFonts w:hint="eastAsia"/>
        </w:rPr>
        <w:t>，在此基础上将这些句子的文本规范化，对</w:t>
      </w:r>
      <w:r>
        <w:rPr>
          <w:rFonts w:hint="eastAsia"/>
        </w:rPr>
        <w:t>normal</w:t>
      </w:r>
      <w:r>
        <w:rPr>
          <w:rFonts w:hint="eastAsia"/>
        </w:rPr>
        <w:t>类型的句子去掉表示具体数据的宾语的定语，生成规范化句子内容</w:t>
      </w:r>
      <w:proofErr w:type="spellStart"/>
      <w:r>
        <w:rPr>
          <w:rFonts w:hint="eastAsia"/>
        </w:rPr>
        <w:t>normal</w:t>
      </w:r>
      <w:r>
        <w:t>C</w:t>
      </w:r>
      <w:r>
        <w:rPr>
          <w:rFonts w:hint="eastAsia"/>
        </w:rPr>
        <w:t>ontent</w:t>
      </w:r>
      <w:proofErr w:type="spellEnd"/>
      <w:r>
        <w:rPr>
          <w:rFonts w:hint="eastAsia"/>
        </w:rPr>
        <w:t>，对类型为</w:t>
      </w:r>
      <w:r>
        <w:rPr>
          <w:rFonts w:hint="eastAsia"/>
        </w:rPr>
        <w:t>conditional</w:t>
      </w:r>
      <w:r>
        <w:rPr>
          <w:rFonts w:hint="eastAsia"/>
        </w:rPr>
        <w:t>和</w:t>
      </w:r>
      <w:r>
        <w:rPr>
          <w:rFonts w:hint="eastAsia"/>
        </w:rPr>
        <w:t>circular</w:t>
      </w:r>
      <w:r>
        <w:rPr>
          <w:rFonts w:hint="eastAsia"/>
        </w:rPr>
        <w:t>的句子将其关键词替换为</w:t>
      </w:r>
      <w:r>
        <w:rPr>
          <w:rFonts w:hint="eastAsia"/>
        </w:rPr>
        <w:t>R</w:t>
      </w:r>
      <w:r>
        <w:t>UCM</w:t>
      </w:r>
      <w:r>
        <w:rPr>
          <w:rFonts w:hint="eastAsia"/>
        </w:rPr>
        <w:t>关键字，生成规范化的句子内容</w:t>
      </w:r>
      <w:proofErr w:type="spellStart"/>
      <w:r>
        <w:rPr>
          <w:rFonts w:hint="eastAsia"/>
        </w:rPr>
        <w:t>normal</w:t>
      </w:r>
      <w:r>
        <w:t>C</w:t>
      </w:r>
      <w:r>
        <w:rPr>
          <w:rFonts w:hint="eastAsia"/>
        </w:rPr>
        <w:t>ontent</w:t>
      </w:r>
      <w:proofErr w:type="spellEnd"/>
      <w:r>
        <w:rPr>
          <w:rFonts w:hint="eastAsia"/>
        </w:rPr>
        <w:t>。</w:t>
      </w:r>
    </w:p>
    <w:p w14:paraId="24E7FB93" w14:textId="77777777" w:rsidR="002070BB" w:rsidRDefault="002070BB" w:rsidP="002070BB">
      <w:pPr>
        <w:ind w:firstLineChars="200" w:firstLine="480"/>
      </w:pPr>
      <w:r>
        <w:rPr>
          <w:rFonts w:hint="eastAsia"/>
        </w:rPr>
        <w:t>对</w:t>
      </w:r>
      <w:proofErr w:type="spellStart"/>
      <w:r>
        <w:rPr>
          <w:rFonts w:hint="eastAsia"/>
        </w:rPr>
        <w:t>Tagged</w:t>
      </w:r>
      <w:r>
        <w:t>GWT</w:t>
      </w:r>
      <w:proofErr w:type="spellEnd"/>
      <w:r>
        <w:rPr>
          <w:rFonts w:hint="eastAsia"/>
        </w:rPr>
        <w:t>的</w:t>
      </w:r>
      <w:r>
        <w:t>T</w:t>
      </w:r>
      <w:r>
        <w:rPr>
          <w:rFonts w:hint="eastAsia"/>
        </w:rPr>
        <w:t>hen</w:t>
      </w:r>
      <w:r>
        <w:rPr>
          <w:rFonts w:hint="eastAsia"/>
        </w:rPr>
        <w:t>中记录的句子，分别进行分词和依存句法分析，填充标签</w:t>
      </w:r>
      <w:r>
        <w:rPr>
          <w:rFonts w:hint="eastAsia"/>
        </w:rPr>
        <w:t>wordlist</w:t>
      </w:r>
      <w:r>
        <w:rPr>
          <w:rFonts w:hint="eastAsia"/>
        </w:rPr>
        <w:t>，对句子的</w:t>
      </w:r>
      <w:proofErr w:type="gramStart"/>
      <w:r>
        <w:rPr>
          <w:rFonts w:hint="eastAsia"/>
        </w:rPr>
        <w:t>表述做</w:t>
      </w:r>
      <w:proofErr w:type="gramEnd"/>
      <w:r>
        <w:rPr>
          <w:rFonts w:hint="eastAsia"/>
        </w:rPr>
        <w:t>规范化，填充标签</w:t>
      </w:r>
      <w:proofErr w:type="spellStart"/>
      <w:r>
        <w:rPr>
          <w:rFonts w:hint="eastAsia"/>
        </w:rPr>
        <w:t>normal</w:t>
      </w:r>
      <w:r>
        <w:t>C</w:t>
      </w:r>
      <w:r>
        <w:rPr>
          <w:rFonts w:hint="eastAsia"/>
        </w:rPr>
        <w:t>ontent</w:t>
      </w:r>
      <w:proofErr w:type="spellEnd"/>
      <w:r>
        <w:t>.</w:t>
      </w:r>
    </w:p>
    <w:p w14:paraId="72AAEB86" w14:textId="77777777" w:rsidR="002070BB" w:rsidRDefault="002070BB" w:rsidP="002070BB">
      <w:pPr>
        <w:ind w:firstLineChars="200" w:firstLine="480"/>
      </w:pPr>
      <w:r>
        <w:rPr>
          <w:rFonts w:hint="eastAsia"/>
        </w:rPr>
        <w:t>对</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的</w:t>
      </w:r>
      <w:proofErr w:type="spellStart"/>
      <w:r>
        <w:rPr>
          <w:rFonts w:hint="eastAsia"/>
        </w:rPr>
        <w:t>Tagge</w:t>
      </w:r>
      <w:r>
        <w:t>GWT</w:t>
      </w:r>
      <w:proofErr w:type="spellEnd"/>
      <w:r>
        <w:rPr>
          <w:rFonts w:hint="eastAsia"/>
        </w:rPr>
        <w:t>，将其</w:t>
      </w:r>
      <w:r>
        <w:rPr>
          <w:rFonts w:hint="eastAsia"/>
        </w:rPr>
        <w:t>Given</w:t>
      </w:r>
      <w:r>
        <w:rPr>
          <w:rFonts w:hint="eastAsia"/>
        </w:rPr>
        <w:t>中句子的</w:t>
      </w:r>
      <w:r>
        <w:rPr>
          <w:rFonts w:hint="eastAsia"/>
        </w:rPr>
        <w:t>type</w:t>
      </w:r>
      <w:r>
        <w:rPr>
          <w:rFonts w:hint="eastAsia"/>
        </w:rPr>
        <w:t>标签标记为</w:t>
      </w:r>
      <w:r>
        <w:rPr>
          <w:rFonts w:hint="eastAsia"/>
        </w:rPr>
        <w:t>common</w:t>
      </w:r>
      <w:r>
        <w:rPr>
          <w:rFonts w:hint="eastAsia"/>
        </w:rPr>
        <w:t>，对</w:t>
      </w:r>
      <w:proofErr w:type="spellStart"/>
      <w:r>
        <w:rPr>
          <w:rFonts w:hint="eastAsia"/>
        </w:rPr>
        <w:t>Flow</w:t>
      </w:r>
      <w:r>
        <w:t>T</w:t>
      </w:r>
      <w:r>
        <w:rPr>
          <w:rFonts w:hint="eastAsia"/>
        </w:rPr>
        <w:t>ype</w:t>
      </w:r>
      <w:proofErr w:type="spellEnd"/>
      <w:r>
        <w:rPr>
          <w:rFonts w:hint="eastAsia"/>
        </w:rPr>
        <w:t>标记为</w:t>
      </w:r>
      <w:r>
        <w:rPr>
          <w:rFonts w:hint="eastAsia"/>
        </w:rPr>
        <w:t>bounded</w:t>
      </w:r>
      <w:r>
        <w:rPr>
          <w:rFonts w:hint="eastAsia"/>
        </w:rPr>
        <w:t>的</w:t>
      </w:r>
      <w:proofErr w:type="spellStart"/>
      <w:r>
        <w:rPr>
          <w:rFonts w:hint="eastAsia"/>
        </w:rPr>
        <w:t>Tagged</w:t>
      </w:r>
      <w:r>
        <w:t>GWT</w:t>
      </w:r>
      <w:proofErr w:type="spellEnd"/>
      <w:r>
        <w:rPr>
          <w:rFonts w:hint="eastAsia"/>
        </w:rPr>
        <w:t>，将其</w:t>
      </w:r>
      <w:r>
        <w:rPr>
          <w:rFonts w:hint="eastAsia"/>
        </w:rPr>
        <w:t>Given</w:t>
      </w:r>
      <w:r>
        <w:rPr>
          <w:rFonts w:hint="eastAsia"/>
        </w:rPr>
        <w:t>中的句子与</w:t>
      </w:r>
      <w:r>
        <w:rPr>
          <w:rFonts w:hint="eastAsia"/>
        </w:rPr>
        <w:t>basic</w:t>
      </w:r>
      <w:r>
        <w:t xml:space="preserve"> </w:t>
      </w:r>
      <w:proofErr w:type="spellStart"/>
      <w:r>
        <w:t>T</w:t>
      </w:r>
      <w:r>
        <w:rPr>
          <w:rFonts w:hint="eastAsia"/>
        </w:rPr>
        <w:t>agged</w:t>
      </w:r>
      <w:r>
        <w:t>GWT</w:t>
      </w:r>
      <w:proofErr w:type="spellEnd"/>
      <w:r>
        <w:rPr>
          <w:rFonts w:hint="eastAsia"/>
        </w:rPr>
        <w:t>的</w:t>
      </w:r>
      <w:r>
        <w:rPr>
          <w:rFonts w:hint="eastAsia"/>
        </w:rPr>
        <w:t>Given</w:t>
      </w:r>
      <w:r>
        <w:rPr>
          <w:rFonts w:hint="eastAsia"/>
        </w:rPr>
        <w:t>中的句子做相似性比较，找到其中相近的句子标记</w:t>
      </w:r>
      <w:r>
        <w:rPr>
          <w:rFonts w:hint="eastAsia"/>
        </w:rPr>
        <w:t>type</w:t>
      </w:r>
      <w:r>
        <w:rPr>
          <w:rFonts w:hint="eastAsia"/>
        </w:rPr>
        <w:t>为</w:t>
      </w:r>
      <w:r>
        <w:rPr>
          <w:rFonts w:hint="eastAsia"/>
        </w:rPr>
        <w:t>common</w:t>
      </w:r>
      <w:r>
        <w:rPr>
          <w:rFonts w:hint="eastAsia"/>
        </w:rPr>
        <w:t>，其他句子的</w:t>
      </w:r>
      <w:r>
        <w:rPr>
          <w:rFonts w:hint="eastAsia"/>
        </w:rPr>
        <w:t>type</w:t>
      </w:r>
      <w:r>
        <w:rPr>
          <w:rFonts w:hint="eastAsia"/>
        </w:rPr>
        <w:t>标记为</w:t>
      </w:r>
      <w:r>
        <w:rPr>
          <w:rFonts w:hint="eastAsia"/>
        </w:rPr>
        <w:t>unique.</w:t>
      </w:r>
      <w:r>
        <w:rPr>
          <w:rFonts w:hint="eastAsia"/>
        </w:rPr>
        <w:t>将标记为</w:t>
      </w:r>
      <w:r>
        <w:rPr>
          <w:rFonts w:hint="eastAsia"/>
        </w:rPr>
        <w:t>unique</w:t>
      </w:r>
      <w:r>
        <w:rPr>
          <w:rFonts w:hint="eastAsia"/>
        </w:rPr>
        <w:t>的句子与</w:t>
      </w:r>
      <w:r>
        <w:rPr>
          <w:rFonts w:hint="eastAsia"/>
        </w:rPr>
        <w:t>basic</w:t>
      </w:r>
      <w:r>
        <w:t xml:space="preserve"> </w:t>
      </w:r>
      <w:proofErr w:type="spellStart"/>
      <w:r>
        <w:t>T</w:t>
      </w:r>
      <w:r>
        <w:rPr>
          <w:rFonts w:hint="eastAsia"/>
        </w:rPr>
        <w:t>agged</w:t>
      </w:r>
      <w:r>
        <w:t>GWT</w:t>
      </w:r>
      <w:proofErr w:type="spellEnd"/>
      <w:r>
        <w:rPr>
          <w:rFonts w:hint="eastAsia"/>
        </w:rPr>
        <w:t>中</w:t>
      </w:r>
      <w:r>
        <w:rPr>
          <w:rFonts w:hint="eastAsia"/>
        </w:rPr>
        <w:t>When</w:t>
      </w:r>
      <w:r>
        <w:rPr>
          <w:rFonts w:hint="eastAsia"/>
        </w:rPr>
        <w:t>记录的句子相似性进行比较，对其中相似的句子，将</w:t>
      </w:r>
      <w:r>
        <w:rPr>
          <w:rFonts w:hint="eastAsia"/>
        </w:rPr>
        <w:t>unique</w:t>
      </w:r>
      <w:r>
        <w:rPr>
          <w:rFonts w:hint="eastAsia"/>
        </w:rPr>
        <w:t>句子的</w:t>
      </w:r>
      <w:r>
        <w:rPr>
          <w:rFonts w:hint="eastAsia"/>
        </w:rPr>
        <w:t>a</w:t>
      </w:r>
      <w:r>
        <w:t>ssociated</w:t>
      </w:r>
      <w:r>
        <w:rPr>
          <w:rFonts w:hint="eastAsia"/>
        </w:rPr>
        <w:t>标记为该</w:t>
      </w:r>
      <w:r>
        <w:rPr>
          <w:rFonts w:hint="eastAsia"/>
        </w:rPr>
        <w:t>When</w:t>
      </w:r>
      <w:r>
        <w:rPr>
          <w:rFonts w:hint="eastAsia"/>
        </w:rPr>
        <w:t>中句子的索引。</w:t>
      </w:r>
    </w:p>
    <w:p w14:paraId="221A6B91" w14:textId="77777777" w:rsidR="002070BB" w:rsidRDefault="002070BB" w:rsidP="002070BB">
      <w:pPr>
        <w:ind w:firstLineChars="200" w:firstLine="480"/>
      </w:pPr>
      <w:r>
        <w:rPr>
          <w:rFonts w:hint="eastAsia"/>
        </w:rPr>
        <w:t>对未标记</w:t>
      </w:r>
      <w:proofErr w:type="spellStart"/>
      <w:r>
        <w:rPr>
          <w:rFonts w:hint="eastAsia"/>
        </w:rPr>
        <w:t>Flow</w:t>
      </w:r>
      <w:r>
        <w:t>T</w:t>
      </w:r>
      <w:r>
        <w:rPr>
          <w:rFonts w:hint="eastAsia"/>
        </w:rPr>
        <w:t>ype</w:t>
      </w:r>
      <w:proofErr w:type="spellEnd"/>
      <w:r>
        <w:rPr>
          <w:rFonts w:hint="eastAsia"/>
        </w:rPr>
        <w:t>的</w:t>
      </w:r>
      <w:proofErr w:type="spellStart"/>
      <w:r>
        <w:rPr>
          <w:rFonts w:hint="eastAsia"/>
        </w:rPr>
        <w:t>Tagged</w:t>
      </w:r>
      <w:r>
        <w:t>GWT</w:t>
      </w:r>
      <w:proofErr w:type="spellEnd"/>
      <w:r>
        <w:rPr>
          <w:rFonts w:hint="eastAsia"/>
        </w:rPr>
        <w:t>，将其</w:t>
      </w:r>
      <w:r>
        <w:rPr>
          <w:rFonts w:hint="eastAsia"/>
        </w:rPr>
        <w:t>Given</w:t>
      </w:r>
      <w:r>
        <w:rPr>
          <w:rFonts w:hint="eastAsia"/>
        </w:rPr>
        <w:t>中的句子与</w:t>
      </w:r>
      <w:r>
        <w:rPr>
          <w:rFonts w:hint="eastAsia"/>
        </w:rPr>
        <w:t>basic</w:t>
      </w:r>
      <w:r>
        <w:t xml:space="preserve"> </w:t>
      </w:r>
      <w:proofErr w:type="spellStart"/>
      <w:r>
        <w:t>T</w:t>
      </w:r>
      <w:r>
        <w:rPr>
          <w:rFonts w:hint="eastAsia"/>
        </w:rPr>
        <w:t>agged</w:t>
      </w:r>
      <w:r>
        <w:t>GWT</w:t>
      </w:r>
      <w:proofErr w:type="spellEnd"/>
      <w:r>
        <w:rPr>
          <w:rFonts w:hint="eastAsia"/>
        </w:rPr>
        <w:t>的</w:t>
      </w:r>
      <w:r>
        <w:rPr>
          <w:rFonts w:hint="eastAsia"/>
        </w:rPr>
        <w:t>Given</w:t>
      </w:r>
      <w:r>
        <w:rPr>
          <w:rFonts w:hint="eastAsia"/>
        </w:rPr>
        <w:t>属性记录的句子进行相似性比较，与</w:t>
      </w:r>
      <w:r>
        <w:rPr>
          <w:rFonts w:hint="eastAsia"/>
        </w:rPr>
        <w:t>type</w:t>
      </w:r>
      <w:r>
        <w:rPr>
          <w:rFonts w:hint="eastAsia"/>
        </w:rPr>
        <w:t>为</w:t>
      </w:r>
      <w:r>
        <w:rPr>
          <w:rFonts w:hint="eastAsia"/>
        </w:rPr>
        <w:t>common</w:t>
      </w:r>
      <w:r>
        <w:rPr>
          <w:rFonts w:hint="eastAsia"/>
        </w:rPr>
        <w:t>的句子相似的句子</w:t>
      </w:r>
      <w:r>
        <w:rPr>
          <w:rFonts w:hint="eastAsia"/>
        </w:rPr>
        <w:t>type</w:t>
      </w:r>
      <w:r>
        <w:rPr>
          <w:rFonts w:hint="eastAsia"/>
        </w:rPr>
        <w:t>标记为</w:t>
      </w:r>
      <w:r>
        <w:rPr>
          <w:rFonts w:hint="eastAsia"/>
        </w:rPr>
        <w:t>common</w:t>
      </w:r>
      <w:r>
        <w:rPr>
          <w:rFonts w:hint="eastAsia"/>
        </w:rPr>
        <w:t>，其他的句子</w:t>
      </w:r>
      <w:r>
        <w:rPr>
          <w:rFonts w:hint="eastAsia"/>
        </w:rPr>
        <w:t>type</w:t>
      </w:r>
      <w:r>
        <w:rPr>
          <w:rFonts w:hint="eastAsia"/>
        </w:rPr>
        <w:t>标记为</w:t>
      </w:r>
      <w:r>
        <w:rPr>
          <w:rFonts w:hint="eastAsia"/>
        </w:rPr>
        <w:t>unique</w:t>
      </w:r>
      <w:r>
        <w:rPr>
          <w:rFonts w:hint="eastAsia"/>
        </w:rPr>
        <w:t>，将</w:t>
      </w:r>
      <w:r>
        <w:rPr>
          <w:rFonts w:hint="eastAsia"/>
        </w:rPr>
        <w:t>unique</w:t>
      </w:r>
      <w:r>
        <w:rPr>
          <w:rFonts w:hint="eastAsia"/>
        </w:rPr>
        <w:t>的句子添加到</w:t>
      </w:r>
      <w:proofErr w:type="spellStart"/>
      <w:r>
        <w:rPr>
          <w:rFonts w:hint="eastAsia"/>
        </w:rPr>
        <w:t>Tagge</w:t>
      </w:r>
      <w:r>
        <w:t>GWT</w:t>
      </w:r>
      <w:proofErr w:type="spellEnd"/>
      <w:r>
        <w:rPr>
          <w:rFonts w:hint="eastAsia"/>
        </w:rPr>
        <w:t>的</w:t>
      </w:r>
      <w:r>
        <w:rPr>
          <w:rFonts w:hint="eastAsia"/>
        </w:rPr>
        <w:t>condition</w:t>
      </w:r>
      <w:r>
        <w:rPr>
          <w:rFonts w:hint="eastAsia"/>
        </w:rPr>
        <w:t>属性中。在此基础上，找出</w:t>
      </w:r>
      <w:r>
        <w:rPr>
          <w:rFonts w:hint="eastAsia"/>
        </w:rPr>
        <w:t>basic</w:t>
      </w:r>
      <w:r>
        <w:t xml:space="preserve"> </w:t>
      </w:r>
      <w:proofErr w:type="spellStart"/>
      <w:r>
        <w:t>T</w:t>
      </w:r>
      <w:r>
        <w:rPr>
          <w:rFonts w:hint="eastAsia"/>
        </w:rPr>
        <w:t>agged</w:t>
      </w:r>
      <w:r>
        <w:t>GWT</w:t>
      </w:r>
      <w:proofErr w:type="spellEnd"/>
      <w:r>
        <w:rPr>
          <w:rFonts w:hint="eastAsia"/>
        </w:rPr>
        <w:t>的</w:t>
      </w:r>
      <w:r>
        <w:rPr>
          <w:rFonts w:hint="eastAsia"/>
        </w:rPr>
        <w:t>When</w:t>
      </w:r>
      <w:r>
        <w:rPr>
          <w:rFonts w:hint="eastAsia"/>
        </w:rPr>
        <w:t>属性中与</w:t>
      </w:r>
      <w:r>
        <w:rPr>
          <w:rFonts w:hint="eastAsia"/>
        </w:rPr>
        <w:t>unique</w:t>
      </w:r>
      <w:r>
        <w:rPr>
          <w:rFonts w:hint="eastAsia"/>
        </w:rPr>
        <w:t>句子相似度最高的句子，若两个句子是相近的，则将此</w:t>
      </w:r>
      <w:proofErr w:type="spellStart"/>
      <w:r>
        <w:rPr>
          <w:rFonts w:hint="eastAsia"/>
        </w:rPr>
        <w:t>Tagged</w:t>
      </w:r>
      <w:r>
        <w:t>GWT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specific</w:t>
      </w:r>
      <w:r>
        <w:rPr>
          <w:rFonts w:hint="eastAsia"/>
        </w:rPr>
        <w:t>、</w:t>
      </w:r>
      <w:r>
        <w:rPr>
          <w:rFonts w:hint="eastAsia"/>
        </w:rPr>
        <w:t>refer</w:t>
      </w:r>
      <w:r>
        <w:rPr>
          <w:rFonts w:hint="eastAsia"/>
        </w:rPr>
        <w:t>标记为相近句子的序号，并将句子的</w:t>
      </w:r>
      <w:r>
        <w:rPr>
          <w:rFonts w:hint="eastAsia"/>
        </w:rPr>
        <w:t>associated</w:t>
      </w:r>
      <w:r>
        <w:rPr>
          <w:rFonts w:hint="eastAsia"/>
        </w:rPr>
        <w:t>标签标记为预期相近的句子的序号；若两个句子不相近，则将此</w:t>
      </w:r>
      <w:proofErr w:type="spellStart"/>
      <w:r>
        <w:rPr>
          <w:rFonts w:hint="eastAsia"/>
        </w:rPr>
        <w:t>Tagged</w:t>
      </w:r>
      <w:r>
        <w:t>GWT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global</w:t>
      </w:r>
      <w:r>
        <w:rPr>
          <w:rFonts w:hint="eastAsia"/>
        </w:rPr>
        <w:t>，将</w:t>
      </w:r>
      <w:r>
        <w:rPr>
          <w:rFonts w:hint="eastAsia"/>
        </w:rPr>
        <w:t>unique</w:t>
      </w:r>
      <w:r>
        <w:rPr>
          <w:rFonts w:hint="eastAsia"/>
        </w:rPr>
        <w:t>的句子记录到此</w:t>
      </w:r>
      <w:proofErr w:type="spellStart"/>
      <w:r>
        <w:rPr>
          <w:rFonts w:hint="eastAsia"/>
        </w:rPr>
        <w:t>Tagged</w:t>
      </w:r>
      <w:r>
        <w:t>GWT</w:t>
      </w:r>
      <w:proofErr w:type="spellEnd"/>
      <w:r>
        <w:rPr>
          <w:rFonts w:hint="eastAsia"/>
        </w:rPr>
        <w:t>的</w:t>
      </w:r>
      <w:r>
        <w:rPr>
          <w:rFonts w:hint="eastAsia"/>
        </w:rPr>
        <w:t>condition</w:t>
      </w:r>
      <w:r>
        <w:rPr>
          <w:rFonts w:hint="eastAsia"/>
        </w:rPr>
        <w:t>属性。</w:t>
      </w:r>
    </w:p>
    <w:p w14:paraId="6A9D6520" w14:textId="77777777" w:rsidR="002070BB" w:rsidRDefault="002070BB" w:rsidP="002070BB">
      <w:r>
        <w:rPr>
          <w:rFonts w:hint="eastAsia"/>
        </w:rPr>
        <w:t>3</w:t>
      </w:r>
      <w:r>
        <w:rPr>
          <w:rFonts w:hint="eastAsia"/>
        </w:rPr>
        <w:t>、从</w:t>
      </w:r>
      <w:proofErr w:type="spellStart"/>
      <w:r>
        <w:rPr>
          <w:rFonts w:hint="eastAsia"/>
        </w:rPr>
        <w:t>Tagged</w:t>
      </w:r>
      <w:r>
        <w:t>GWT</w:t>
      </w:r>
      <w:proofErr w:type="spellEnd"/>
      <w:r>
        <w:rPr>
          <w:rFonts w:hint="eastAsia"/>
        </w:rPr>
        <w:t>到</w:t>
      </w:r>
      <w:r>
        <w:rPr>
          <w:rFonts w:hint="eastAsia"/>
        </w:rPr>
        <w:t>R</w:t>
      </w:r>
      <w:r>
        <w:t>UCM</w:t>
      </w:r>
    </w:p>
    <w:p w14:paraId="333D7975" w14:textId="77777777" w:rsidR="002070BB" w:rsidRDefault="002070BB" w:rsidP="002070BB">
      <w:r>
        <w:tab/>
      </w:r>
      <w:r>
        <w:rPr>
          <w:rFonts w:hint="eastAsia"/>
        </w:rPr>
        <w:t>根据</w:t>
      </w:r>
      <w:proofErr w:type="spellStart"/>
      <w:r>
        <w:rPr>
          <w:rFonts w:hint="eastAsia"/>
        </w:rPr>
        <w:t>UseCaseName</w:t>
      </w:r>
      <w:proofErr w:type="spellEnd"/>
      <w:r>
        <w:rPr>
          <w:rFonts w:hint="eastAsia"/>
        </w:rPr>
        <w:t>相同的一组</w:t>
      </w:r>
      <w:proofErr w:type="spellStart"/>
      <w:r>
        <w:rPr>
          <w:rFonts w:hint="eastAsia"/>
        </w:rPr>
        <w:t>Tagged</w:t>
      </w:r>
      <w:r>
        <w:t>GWT</w:t>
      </w:r>
      <w:proofErr w:type="spellEnd"/>
      <w:r>
        <w:rPr>
          <w:rFonts w:hint="eastAsia"/>
        </w:rPr>
        <w:t>生成一个</w:t>
      </w:r>
      <w:r>
        <w:rPr>
          <w:rFonts w:hint="eastAsia"/>
        </w:rPr>
        <w:t>R</w:t>
      </w:r>
      <w:r>
        <w:t>UCM</w:t>
      </w:r>
      <w:r>
        <w:rPr>
          <w:rFonts w:hint="eastAsia"/>
        </w:rPr>
        <w:t>对象，依次为</w:t>
      </w:r>
    </w:p>
    <w:p w14:paraId="58694882" w14:textId="77777777" w:rsidR="002070BB" w:rsidRDefault="002070BB" w:rsidP="002070BB">
      <w:r>
        <w:rPr>
          <w:rFonts w:hint="eastAsia"/>
        </w:rPr>
        <w:t>Use</w:t>
      </w:r>
      <w:r>
        <w:t xml:space="preserve"> </w:t>
      </w:r>
      <w:r>
        <w:rPr>
          <w:rFonts w:hint="eastAsia"/>
        </w:rPr>
        <w:t>Case</w:t>
      </w:r>
      <w:r>
        <w:t xml:space="preserve"> N</w:t>
      </w:r>
      <w:r>
        <w:rPr>
          <w:rFonts w:hint="eastAsia"/>
        </w:rPr>
        <w:t>ame</w:t>
      </w:r>
      <w:r>
        <w:rPr>
          <w:rFonts w:hint="eastAsia"/>
        </w:rPr>
        <w:t>：使用</w:t>
      </w:r>
      <w:proofErr w:type="spellStart"/>
      <w:r>
        <w:rPr>
          <w:rFonts w:hint="eastAsia"/>
        </w:rPr>
        <w:t>Tagged</w:t>
      </w:r>
      <w:r>
        <w:t>GWT</w:t>
      </w:r>
      <w:proofErr w:type="spellEnd"/>
      <w:r>
        <w:rPr>
          <w:rFonts w:hint="eastAsia"/>
        </w:rPr>
        <w:t>的</w:t>
      </w:r>
      <w:proofErr w:type="spellStart"/>
      <w:r>
        <w:rPr>
          <w:rFonts w:hint="eastAsia"/>
        </w:rPr>
        <w:t>UseCaseName</w:t>
      </w:r>
      <w:proofErr w:type="spellEnd"/>
    </w:p>
    <w:p w14:paraId="5A0F763F" w14:textId="77777777" w:rsidR="002070BB" w:rsidRDefault="002070BB" w:rsidP="002070BB">
      <w:r>
        <w:rPr>
          <w:rFonts w:hint="eastAsia"/>
        </w:rPr>
        <w:t>Brief</w:t>
      </w:r>
      <w:r>
        <w:t xml:space="preserve"> D</w:t>
      </w:r>
      <w:r>
        <w:rPr>
          <w:rFonts w:hint="eastAsia"/>
        </w:rPr>
        <w:t>escription</w:t>
      </w:r>
      <w:r>
        <w:rPr>
          <w:rFonts w:hint="eastAsia"/>
        </w:rPr>
        <w:t>：遍历一组</w:t>
      </w:r>
      <w:proofErr w:type="spellStart"/>
      <w:r>
        <w:rPr>
          <w:rFonts w:hint="eastAsia"/>
        </w:rPr>
        <w:t>Tagged</w:t>
      </w:r>
      <w:r>
        <w:t>GWT</w:t>
      </w:r>
      <w:proofErr w:type="spellEnd"/>
      <w:r>
        <w:rPr>
          <w:rFonts w:hint="eastAsia"/>
        </w:rPr>
        <w:t>，将所有</w:t>
      </w:r>
      <w:proofErr w:type="spellStart"/>
      <w:r>
        <w:rPr>
          <w:rFonts w:hint="eastAsia"/>
        </w:rPr>
        <w:t>TaggedGWT</w:t>
      </w:r>
      <w:proofErr w:type="spellEnd"/>
      <w:r>
        <w:rPr>
          <w:rFonts w:hint="eastAsia"/>
        </w:rPr>
        <w:t>的</w:t>
      </w:r>
      <w:r>
        <w:rPr>
          <w:rFonts w:hint="eastAsia"/>
        </w:rPr>
        <w:t>Scenario</w:t>
      </w:r>
      <w:r>
        <w:rPr>
          <w:rFonts w:hint="eastAsia"/>
        </w:rPr>
        <w:t>句子中的</w:t>
      </w:r>
      <w:proofErr w:type="spellStart"/>
      <w:r>
        <w:rPr>
          <w:rFonts w:hint="eastAsia"/>
        </w:rPr>
        <w:t>origin</w:t>
      </w:r>
      <w:r>
        <w:t>C</w:t>
      </w:r>
      <w:r>
        <w:rPr>
          <w:rFonts w:hint="eastAsia"/>
        </w:rPr>
        <w:t>ontent</w:t>
      </w:r>
      <w:proofErr w:type="spellEnd"/>
      <w:r>
        <w:rPr>
          <w:rFonts w:hint="eastAsia"/>
        </w:rPr>
        <w:t>组合成一个文本，使用</w:t>
      </w:r>
      <w:proofErr w:type="spellStart"/>
      <w:r>
        <w:rPr>
          <w:rFonts w:hint="eastAsia"/>
        </w:rPr>
        <w:t>Text</w:t>
      </w:r>
      <w:r>
        <w:t>R</w:t>
      </w:r>
      <w:r>
        <w:rPr>
          <w:rFonts w:hint="eastAsia"/>
        </w:rPr>
        <w:t>ank</w:t>
      </w:r>
      <w:proofErr w:type="spellEnd"/>
      <w:r>
        <w:rPr>
          <w:rFonts w:hint="eastAsia"/>
        </w:rPr>
        <w:t>算法对文本进行摘要生成，将生成的摘要文本作为</w:t>
      </w:r>
      <w:r>
        <w:rPr>
          <w:rFonts w:hint="eastAsia"/>
        </w:rPr>
        <w:t>R</w:t>
      </w:r>
      <w:r>
        <w:t>UCM</w:t>
      </w:r>
      <w:r>
        <w:rPr>
          <w:rFonts w:hint="eastAsia"/>
        </w:rPr>
        <w:t>的</w:t>
      </w:r>
      <w:r>
        <w:rPr>
          <w:rFonts w:hint="eastAsia"/>
        </w:rPr>
        <w:t>Brief</w:t>
      </w:r>
      <w:r>
        <w:t xml:space="preserve"> D</w:t>
      </w:r>
      <w:r>
        <w:rPr>
          <w:rFonts w:hint="eastAsia"/>
        </w:rPr>
        <w:t>escription</w:t>
      </w:r>
      <w:r>
        <w:t>.</w:t>
      </w:r>
    </w:p>
    <w:p w14:paraId="1E38329E" w14:textId="77777777" w:rsidR="002070BB" w:rsidRDefault="002070BB" w:rsidP="002070BB">
      <w:r>
        <w:rPr>
          <w:rFonts w:hint="eastAsia"/>
        </w:rPr>
        <w:t>Primary</w:t>
      </w:r>
      <w:r>
        <w:t xml:space="preserve"> A</w:t>
      </w:r>
      <w:r>
        <w:rPr>
          <w:rFonts w:hint="eastAsia"/>
        </w:rPr>
        <w:t>ctor</w:t>
      </w:r>
      <w:r>
        <w:t xml:space="preserve"> , </w:t>
      </w:r>
      <w:r>
        <w:rPr>
          <w:rFonts w:hint="eastAsia"/>
        </w:rPr>
        <w:t>Secondary</w:t>
      </w:r>
      <w:r>
        <w:t xml:space="preserve"> A</w:t>
      </w:r>
      <w:r>
        <w:rPr>
          <w:rFonts w:hint="eastAsia"/>
        </w:rPr>
        <w:t>ctor</w:t>
      </w:r>
      <w:r>
        <w:t>s</w:t>
      </w:r>
      <w:r>
        <w:rPr>
          <w:rFonts w:hint="eastAsia"/>
        </w:rPr>
        <w:t>:</w:t>
      </w:r>
      <w:r>
        <w:rPr>
          <w:rFonts w:hint="eastAsia"/>
        </w:rPr>
        <w:t>对所有</w:t>
      </w:r>
      <w:proofErr w:type="spellStart"/>
      <w:r>
        <w:rPr>
          <w:rFonts w:hint="eastAsia"/>
        </w:rPr>
        <w:t>Tagged</w:t>
      </w:r>
      <w:r>
        <w:t>GWT</w:t>
      </w:r>
      <w:proofErr w:type="spellEnd"/>
      <w:r>
        <w:rPr>
          <w:rFonts w:hint="eastAsia"/>
        </w:rPr>
        <w:t>的</w:t>
      </w:r>
      <w:r>
        <w:rPr>
          <w:rFonts w:hint="eastAsia"/>
        </w:rPr>
        <w:t>When</w:t>
      </w:r>
      <w:r>
        <w:rPr>
          <w:rFonts w:hint="eastAsia"/>
        </w:rPr>
        <w:t>属性中句子的</w:t>
      </w:r>
      <w:r>
        <w:rPr>
          <w:rFonts w:hint="eastAsia"/>
        </w:rPr>
        <w:t>actor</w:t>
      </w:r>
      <w:r>
        <w:rPr>
          <w:rFonts w:hint="eastAsia"/>
        </w:rPr>
        <w:t>，统计所有</w:t>
      </w:r>
      <w:r>
        <w:rPr>
          <w:rFonts w:hint="eastAsia"/>
        </w:rPr>
        <w:t>actor</w:t>
      </w:r>
      <w:r>
        <w:rPr>
          <w:rFonts w:hint="eastAsia"/>
        </w:rPr>
        <w:t>的数量，去掉其中表示系统本身的</w:t>
      </w:r>
      <w:r>
        <w:rPr>
          <w:rFonts w:hint="eastAsia"/>
        </w:rPr>
        <w:t>actor</w:t>
      </w:r>
      <w:r>
        <w:rPr>
          <w:rFonts w:hint="eastAsia"/>
        </w:rPr>
        <w:t>，选择剩下的</w:t>
      </w:r>
      <w:r>
        <w:rPr>
          <w:rFonts w:hint="eastAsia"/>
        </w:rPr>
        <w:t>actor</w:t>
      </w:r>
      <w:r>
        <w:rPr>
          <w:rFonts w:hint="eastAsia"/>
        </w:rPr>
        <w:t>中数量最多的作为</w:t>
      </w:r>
      <w:r>
        <w:rPr>
          <w:rFonts w:hint="eastAsia"/>
        </w:rPr>
        <w:t>R</w:t>
      </w:r>
      <w:r>
        <w:t>UCM</w:t>
      </w:r>
      <w:r>
        <w:rPr>
          <w:rFonts w:hint="eastAsia"/>
        </w:rPr>
        <w:t>的</w:t>
      </w:r>
      <w:r>
        <w:rPr>
          <w:rFonts w:hint="eastAsia"/>
        </w:rPr>
        <w:t>Primary</w:t>
      </w:r>
      <w:r>
        <w:t xml:space="preserve"> A</w:t>
      </w:r>
      <w:r>
        <w:rPr>
          <w:rFonts w:hint="eastAsia"/>
        </w:rPr>
        <w:t>ctor</w:t>
      </w:r>
      <w:r>
        <w:rPr>
          <w:rFonts w:hint="eastAsia"/>
        </w:rPr>
        <w:t>，其余的</w:t>
      </w:r>
      <w:r>
        <w:rPr>
          <w:rFonts w:hint="eastAsia"/>
        </w:rPr>
        <w:t>actor</w:t>
      </w:r>
      <w:r>
        <w:rPr>
          <w:rFonts w:hint="eastAsia"/>
        </w:rPr>
        <w:t>组成</w:t>
      </w:r>
      <w:r>
        <w:rPr>
          <w:rFonts w:hint="eastAsia"/>
        </w:rPr>
        <w:t>R</w:t>
      </w:r>
      <w:r>
        <w:t>UCM</w:t>
      </w:r>
      <w:r>
        <w:rPr>
          <w:rFonts w:hint="eastAsia"/>
        </w:rPr>
        <w:t>的</w:t>
      </w:r>
      <w:r>
        <w:rPr>
          <w:rFonts w:hint="eastAsia"/>
        </w:rPr>
        <w:t>Secondary</w:t>
      </w:r>
      <w:r>
        <w:t xml:space="preserve"> A</w:t>
      </w:r>
      <w:r>
        <w:rPr>
          <w:rFonts w:hint="eastAsia"/>
        </w:rPr>
        <w:t>ctor</w:t>
      </w:r>
      <w:r>
        <w:t>s.</w:t>
      </w:r>
    </w:p>
    <w:p w14:paraId="6CFAA82B" w14:textId="77777777" w:rsidR="002070BB" w:rsidRDefault="002070BB" w:rsidP="002070BB">
      <w:r>
        <w:rPr>
          <w:rFonts w:hint="eastAsia"/>
        </w:rPr>
        <w:t>Precondition</w:t>
      </w:r>
      <w:r>
        <w:t>:</w:t>
      </w:r>
      <w:r w:rsidRPr="00FE32BA">
        <w:rPr>
          <w:rFonts w:hint="eastAsia"/>
        </w:rPr>
        <w:t xml:space="preserve"> </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的</w:t>
      </w:r>
      <w:proofErr w:type="spellStart"/>
      <w:r>
        <w:rPr>
          <w:rFonts w:hint="eastAsia"/>
        </w:rPr>
        <w:t>Tagged</w:t>
      </w:r>
      <w:r>
        <w:t>GWT</w:t>
      </w:r>
      <w:proofErr w:type="spellEnd"/>
      <w:r>
        <w:rPr>
          <w:rFonts w:hint="eastAsia"/>
        </w:rPr>
        <w:t>，将此</w:t>
      </w:r>
      <w:proofErr w:type="spellStart"/>
      <w:r>
        <w:rPr>
          <w:rFonts w:hint="eastAsia"/>
        </w:rPr>
        <w:t>Tagged</w:t>
      </w:r>
      <w:r>
        <w:t>GWT</w:t>
      </w:r>
      <w:proofErr w:type="spellEnd"/>
      <w:r>
        <w:rPr>
          <w:rFonts w:hint="eastAsia"/>
        </w:rPr>
        <w:t>的</w:t>
      </w:r>
      <w:r>
        <w:rPr>
          <w:rFonts w:hint="eastAsia"/>
        </w:rPr>
        <w:t>Given</w:t>
      </w:r>
      <w:r>
        <w:rPr>
          <w:rFonts w:hint="eastAsia"/>
        </w:rPr>
        <w:t>属性中句子的</w:t>
      </w:r>
      <w:proofErr w:type="spellStart"/>
      <w:r>
        <w:rPr>
          <w:rFonts w:hint="eastAsia"/>
        </w:rPr>
        <w:t>origin</w:t>
      </w:r>
      <w:r>
        <w:t>C</w:t>
      </w:r>
      <w:r>
        <w:rPr>
          <w:rFonts w:hint="eastAsia"/>
        </w:rPr>
        <w:t>ontent</w:t>
      </w:r>
      <w:proofErr w:type="spellEnd"/>
      <w:r>
        <w:rPr>
          <w:rFonts w:hint="eastAsia"/>
        </w:rPr>
        <w:t>属性值连接成</w:t>
      </w:r>
      <w:r>
        <w:rPr>
          <w:rFonts w:hint="eastAsia"/>
        </w:rPr>
        <w:t>R</w:t>
      </w:r>
      <w:r>
        <w:t>UCM</w:t>
      </w:r>
      <w:r>
        <w:rPr>
          <w:rFonts w:hint="eastAsia"/>
        </w:rPr>
        <w:t>的</w:t>
      </w:r>
      <w:r>
        <w:rPr>
          <w:rFonts w:hint="eastAsia"/>
        </w:rPr>
        <w:t>Precondition</w:t>
      </w:r>
      <w:r>
        <w:t>.</w:t>
      </w:r>
    </w:p>
    <w:p w14:paraId="6712727A" w14:textId="77777777" w:rsidR="002070BB" w:rsidRPr="00FE32BA" w:rsidRDefault="002070BB" w:rsidP="002070BB">
      <w:r>
        <w:rPr>
          <w:rFonts w:hint="eastAsia"/>
        </w:rPr>
        <w:t>Basic</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的</w:t>
      </w:r>
      <w:proofErr w:type="spellStart"/>
      <w:r>
        <w:rPr>
          <w:rFonts w:hint="eastAsia"/>
        </w:rPr>
        <w:t>Tagged</w:t>
      </w:r>
      <w:r>
        <w:t>GWT</w:t>
      </w:r>
      <w:proofErr w:type="spellEnd"/>
      <w:r>
        <w:rPr>
          <w:rFonts w:hint="eastAsia"/>
        </w:rPr>
        <w:t>，将此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Basic</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lastRenderedPageBreak/>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Basic</w:t>
      </w:r>
      <w:r>
        <w:t xml:space="preserve"> F</w:t>
      </w:r>
      <w:r>
        <w:rPr>
          <w:rFonts w:hint="eastAsia"/>
        </w:rPr>
        <w:t>low</w:t>
      </w:r>
      <w:r>
        <w:rPr>
          <w:rFonts w:hint="eastAsia"/>
        </w:rPr>
        <w:t>的</w:t>
      </w:r>
      <w:r>
        <w:rPr>
          <w:rFonts w:hint="eastAsia"/>
        </w:rPr>
        <w:t>postcondition</w:t>
      </w:r>
      <w:r>
        <w:rPr>
          <w:rFonts w:hint="eastAsia"/>
        </w:rPr>
        <w:t>。</w:t>
      </w:r>
    </w:p>
    <w:p w14:paraId="49BEB213" w14:textId="77777777" w:rsidR="002070BB" w:rsidRDefault="002070BB" w:rsidP="002070BB">
      <w:r>
        <w:rPr>
          <w:rFonts w:hint="eastAsia"/>
        </w:rPr>
        <w:t>Specific</w:t>
      </w:r>
      <w:r>
        <w:t xml:space="preserve"> A</w:t>
      </w:r>
      <w:r>
        <w:rPr>
          <w:rFonts w:hint="eastAsia"/>
        </w:rPr>
        <w:t>lternative</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specific</w:t>
      </w:r>
      <w:r>
        <w:rPr>
          <w:rFonts w:hint="eastAsia"/>
        </w:rPr>
        <w:t>的</w:t>
      </w:r>
      <w:proofErr w:type="spellStart"/>
      <w:r>
        <w:rPr>
          <w:rFonts w:hint="eastAsia"/>
        </w:rPr>
        <w:t>Tagged</w:t>
      </w:r>
      <w:r>
        <w:t>GWT</w:t>
      </w:r>
      <w:proofErr w:type="spellEnd"/>
      <w:r>
        <w:rPr>
          <w:rFonts w:hint="eastAsia"/>
        </w:rPr>
        <w:t>（如果有），将此</w:t>
      </w:r>
      <w:proofErr w:type="spellStart"/>
      <w:r>
        <w:rPr>
          <w:rFonts w:hint="eastAsia"/>
        </w:rPr>
        <w:t>Tagged</w:t>
      </w:r>
      <w:r>
        <w:t>GWT</w:t>
      </w:r>
      <w:proofErr w:type="spellEnd"/>
      <w:r>
        <w:rPr>
          <w:rFonts w:hint="eastAsia"/>
        </w:rPr>
        <w:t>的</w:t>
      </w:r>
      <w:r>
        <w:t>R</w:t>
      </w:r>
      <w:r>
        <w:rPr>
          <w:rFonts w:hint="eastAsia"/>
        </w:rPr>
        <w:t>efer</w:t>
      </w:r>
      <w:r>
        <w:rPr>
          <w:rFonts w:hint="eastAsia"/>
        </w:rPr>
        <w:t>属性值作为</w:t>
      </w:r>
      <w:r>
        <w:rPr>
          <w:rFonts w:hint="eastAsia"/>
        </w:rPr>
        <w:t>Specific</w:t>
      </w:r>
      <w:r>
        <w:t xml:space="preserve"> A</w:t>
      </w:r>
      <w:r>
        <w:rPr>
          <w:rFonts w:hint="eastAsia"/>
        </w:rPr>
        <w:t>lternative</w:t>
      </w:r>
      <w:r>
        <w:t xml:space="preserve"> F</w:t>
      </w:r>
      <w:r>
        <w:rPr>
          <w:rFonts w:hint="eastAsia"/>
        </w:rPr>
        <w:t>low</w:t>
      </w:r>
      <w:r>
        <w:rPr>
          <w:rFonts w:hint="eastAsia"/>
        </w:rPr>
        <w:t>的</w:t>
      </w:r>
      <w:r>
        <w:rPr>
          <w:rFonts w:hint="eastAsia"/>
        </w:rPr>
        <w:t>R</w:t>
      </w:r>
      <w:r>
        <w:t>FS</w:t>
      </w:r>
      <w:r>
        <w:rPr>
          <w:rFonts w:hint="eastAsia"/>
        </w:rPr>
        <w:t>，将此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Specific</w:t>
      </w:r>
      <w:r>
        <w:t xml:space="preserve"> A</w:t>
      </w:r>
      <w:r>
        <w:rPr>
          <w:rFonts w:hint="eastAsia"/>
        </w:rPr>
        <w:t>lternative</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Specific</w:t>
      </w:r>
      <w:r>
        <w:t xml:space="preserve"> A</w:t>
      </w:r>
      <w:r>
        <w:rPr>
          <w:rFonts w:hint="eastAsia"/>
        </w:rPr>
        <w:t>lternative</w:t>
      </w:r>
      <w:r>
        <w:t xml:space="preserve"> F</w:t>
      </w:r>
      <w:r>
        <w:rPr>
          <w:rFonts w:hint="eastAsia"/>
        </w:rPr>
        <w:t>low</w:t>
      </w:r>
      <w:r>
        <w:rPr>
          <w:rFonts w:hint="eastAsia"/>
        </w:rPr>
        <w:t>的</w:t>
      </w:r>
      <w:r>
        <w:rPr>
          <w:rFonts w:hint="eastAsia"/>
        </w:rPr>
        <w:t>postcondition</w:t>
      </w:r>
      <w:r>
        <w:rPr>
          <w:rFonts w:hint="eastAsia"/>
        </w:rPr>
        <w:t>。</w:t>
      </w:r>
    </w:p>
    <w:p w14:paraId="33C25121" w14:textId="77777777" w:rsidR="002070BB" w:rsidRDefault="002070BB" w:rsidP="002070BB">
      <w:r>
        <w:t>B</w:t>
      </w:r>
      <w:r>
        <w:rPr>
          <w:rFonts w:hint="eastAsia"/>
        </w:rPr>
        <w:t>ounded</w:t>
      </w:r>
      <w:r>
        <w:t xml:space="preserve"> A</w:t>
      </w:r>
      <w:r>
        <w:rPr>
          <w:rFonts w:hint="eastAsia"/>
        </w:rPr>
        <w:t>lternative</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bounded</w:t>
      </w:r>
      <w:r>
        <w:rPr>
          <w:rFonts w:hint="eastAsia"/>
        </w:rPr>
        <w:t>的</w:t>
      </w:r>
      <w:proofErr w:type="spellStart"/>
      <w:r>
        <w:rPr>
          <w:rFonts w:hint="eastAsia"/>
        </w:rPr>
        <w:t>Tagged</w:t>
      </w:r>
      <w:r>
        <w:t>GWT</w:t>
      </w:r>
      <w:proofErr w:type="spellEnd"/>
      <w:r>
        <w:rPr>
          <w:rFonts w:hint="eastAsia"/>
        </w:rPr>
        <w:t>（如果有），将此</w:t>
      </w:r>
      <w:proofErr w:type="spellStart"/>
      <w:r>
        <w:rPr>
          <w:rFonts w:hint="eastAsia"/>
        </w:rPr>
        <w:t>Tagged</w:t>
      </w:r>
      <w:r>
        <w:t>GWT</w:t>
      </w:r>
      <w:proofErr w:type="spellEnd"/>
      <w:r>
        <w:rPr>
          <w:rFonts w:hint="eastAsia"/>
        </w:rPr>
        <w:t>的</w:t>
      </w:r>
      <w:r>
        <w:t>R</w:t>
      </w:r>
      <w:r>
        <w:rPr>
          <w:rFonts w:hint="eastAsia"/>
        </w:rPr>
        <w:t>efer</w:t>
      </w:r>
      <w:r>
        <w:rPr>
          <w:rFonts w:hint="eastAsia"/>
        </w:rPr>
        <w:t>属性值作为</w:t>
      </w:r>
      <w:r>
        <w:rPr>
          <w:rFonts w:hint="eastAsia"/>
        </w:rPr>
        <w:t>Bounded</w:t>
      </w:r>
      <w:r>
        <w:t xml:space="preserve"> A</w:t>
      </w:r>
      <w:r>
        <w:rPr>
          <w:rFonts w:hint="eastAsia"/>
        </w:rPr>
        <w:t>lternative</w:t>
      </w:r>
      <w:r>
        <w:t xml:space="preserve"> F</w:t>
      </w:r>
      <w:r>
        <w:rPr>
          <w:rFonts w:hint="eastAsia"/>
        </w:rPr>
        <w:t>low</w:t>
      </w:r>
      <w:r>
        <w:rPr>
          <w:rFonts w:hint="eastAsia"/>
        </w:rPr>
        <w:t>的</w:t>
      </w:r>
      <w:r>
        <w:rPr>
          <w:rFonts w:hint="eastAsia"/>
        </w:rPr>
        <w:t>R</w:t>
      </w:r>
      <w:r>
        <w:t>FS</w:t>
      </w:r>
      <w:r>
        <w:rPr>
          <w:rFonts w:hint="eastAsia"/>
        </w:rPr>
        <w:t>，将此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Bounded</w:t>
      </w:r>
      <w:r>
        <w:t xml:space="preserve"> A</w:t>
      </w:r>
      <w:r>
        <w:rPr>
          <w:rFonts w:hint="eastAsia"/>
        </w:rPr>
        <w:t>lternative</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Bounded</w:t>
      </w:r>
      <w:r>
        <w:t xml:space="preserve"> A</w:t>
      </w:r>
      <w:r>
        <w:rPr>
          <w:rFonts w:hint="eastAsia"/>
        </w:rPr>
        <w:t>lternative</w:t>
      </w:r>
      <w:r>
        <w:t xml:space="preserve"> F</w:t>
      </w:r>
      <w:r>
        <w:rPr>
          <w:rFonts w:hint="eastAsia"/>
        </w:rPr>
        <w:t>low</w:t>
      </w:r>
      <w:r>
        <w:rPr>
          <w:rFonts w:hint="eastAsia"/>
        </w:rPr>
        <w:t>的</w:t>
      </w:r>
      <w:r>
        <w:rPr>
          <w:rFonts w:hint="eastAsia"/>
        </w:rPr>
        <w:t>postcondition</w:t>
      </w:r>
      <w:r>
        <w:rPr>
          <w:rFonts w:hint="eastAsia"/>
        </w:rPr>
        <w:t>。</w:t>
      </w:r>
    </w:p>
    <w:p w14:paraId="40AF2ABE" w14:textId="77777777" w:rsidR="002070BB" w:rsidRDefault="002070BB" w:rsidP="002070BB">
      <w:r>
        <w:t>G</w:t>
      </w:r>
      <w:r>
        <w:rPr>
          <w:rFonts w:hint="eastAsia"/>
        </w:rPr>
        <w:t>lobal</w:t>
      </w:r>
      <w:r>
        <w:t xml:space="preserve"> A</w:t>
      </w:r>
      <w:r>
        <w:rPr>
          <w:rFonts w:hint="eastAsia"/>
        </w:rPr>
        <w:t>lternative</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global</w:t>
      </w:r>
      <w:r>
        <w:rPr>
          <w:rFonts w:hint="eastAsia"/>
        </w:rPr>
        <w:t>的</w:t>
      </w:r>
      <w:proofErr w:type="spellStart"/>
      <w:r>
        <w:rPr>
          <w:rFonts w:hint="eastAsia"/>
        </w:rPr>
        <w:t>Tagged</w:t>
      </w:r>
      <w:r>
        <w:t>GWT</w:t>
      </w:r>
      <w:proofErr w:type="spellEnd"/>
      <w:r>
        <w:rPr>
          <w:rFonts w:hint="eastAsia"/>
        </w:rPr>
        <w:t>（如果有），将此</w:t>
      </w:r>
      <w:proofErr w:type="spellStart"/>
      <w:r>
        <w:rPr>
          <w:rFonts w:hint="eastAsia"/>
        </w:rPr>
        <w:t>Tagged</w:t>
      </w:r>
      <w:r>
        <w:t>GWT</w:t>
      </w:r>
      <w:proofErr w:type="spellEnd"/>
      <w:r>
        <w:rPr>
          <w:rFonts w:hint="eastAsia"/>
        </w:rPr>
        <w:t>的</w:t>
      </w:r>
      <w:r>
        <w:rPr>
          <w:rFonts w:hint="eastAsia"/>
        </w:rPr>
        <w:t>condition</w:t>
      </w:r>
      <w:r>
        <w:rPr>
          <w:rFonts w:hint="eastAsia"/>
        </w:rPr>
        <w:t>属性值作为</w:t>
      </w:r>
      <w:r>
        <w:rPr>
          <w:rFonts w:hint="eastAsia"/>
        </w:rPr>
        <w:t>Global</w:t>
      </w:r>
      <w:r>
        <w:t xml:space="preserve"> A</w:t>
      </w:r>
      <w:r>
        <w:rPr>
          <w:rFonts w:hint="eastAsia"/>
        </w:rPr>
        <w:t>lternative</w:t>
      </w:r>
      <w:r>
        <w:t xml:space="preserve"> F</w:t>
      </w:r>
      <w:r>
        <w:rPr>
          <w:rFonts w:hint="eastAsia"/>
        </w:rPr>
        <w:t>low</w:t>
      </w:r>
      <w:r>
        <w:rPr>
          <w:rFonts w:hint="eastAsia"/>
        </w:rPr>
        <w:t>的发生条件，将此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Global</w:t>
      </w:r>
      <w:r>
        <w:t xml:space="preserve"> A</w:t>
      </w:r>
      <w:r>
        <w:rPr>
          <w:rFonts w:hint="eastAsia"/>
        </w:rPr>
        <w:t>lternative</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Global</w:t>
      </w:r>
      <w:r>
        <w:t xml:space="preserve"> A</w:t>
      </w:r>
      <w:r>
        <w:rPr>
          <w:rFonts w:hint="eastAsia"/>
        </w:rPr>
        <w:t>lternative</w:t>
      </w:r>
      <w:r>
        <w:t xml:space="preserve"> F</w:t>
      </w:r>
      <w:r>
        <w:rPr>
          <w:rFonts w:hint="eastAsia"/>
        </w:rPr>
        <w:t>low</w:t>
      </w:r>
      <w:r>
        <w:rPr>
          <w:rFonts w:hint="eastAsia"/>
        </w:rPr>
        <w:t>的</w:t>
      </w:r>
      <w:r>
        <w:rPr>
          <w:rFonts w:hint="eastAsia"/>
        </w:rPr>
        <w:t>postcondition</w:t>
      </w:r>
      <w:r>
        <w:rPr>
          <w:rFonts w:hint="eastAsia"/>
        </w:rPr>
        <w:t>。</w:t>
      </w:r>
    </w:p>
    <w:p w14:paraId="4CDBFBAE" w14:textId="77777777" w:rsidR="002070BB" w:rsidRPr="002070BB" w:rsidRDefault="002070BB" w:rsidP="002070BB"/>
    <w:p w14:paraId="41A710B8" w14:textId="50230209" w:rsidR="009540AB" w:rsidRDefault="0018033F" w:rsidP="009540AB">
      <w:pPr>
        <w:pStyle w:val="2"/>
      </w:pPr>
      <w:bookmarkStart w:id="165" w:name="_Toc532080681"/>
      <w:bookmarkStart w:id="166" w:name="_Toc533976200"/>
      <w:r>
        <w:lastRenderedPageBreak/>
        <w:t>3</w:t>
      </w:r>
      <w:r>
        <w:rPr>
          <w:rFonts w:hint="eastAsia"/>
        </w:rPr>
        <w:t>、</w:t>
      </w:r>
      <w:r w:rsidR="00763DF5">
        <w:rPr>
          <w:rFonts w:hint="eastAsia"/>
        </w:rPr>
        <w:t>软件样例展示</w:t>
      </w:r>
      <w:bookmarkEnd w:id="165"/>
      <w:bookmarkEnd w:id="166"/>
    </w:p>
    <w:p w14:paraId="38CE2E97" w14:textId="79D74FE8" w:rsidR="00763DF5" w:rsidRDefault="00775FA4" w:rsidP="009540AB">
      <w:pPr>
        <w:pStyle w:val="2"/>
        <w:ind w:firstLineChars="200" w:firstLine="560"/>
        <w:rPr>
          <w:sz w:val="28"/>
          <w:szCs w:val="28"/>
        </w:rPr>
      </w:pPr>
      <w:bookmarkStart w:id="167" w:name="_Toc533976201"/>
      <w:r>
        <w:rPr>
          <w:rFonts w:hint="eastAsia"/>
          <w:sz w:val="28"/>
          <w:szCs w:val="28"/>
        </w:rPr>
        <w:t>3</w:t>
      </w:r>
      <w:r>
        <w:rPr>
          <w:sz w:val="28"/>
          <w:szCs w:val="28"/>
        </w:rPr>
        <w:t>.1</w:t>
      </w:r>
      <w:r>
        <w:rPr>
          <w:rFonts w:hint="eastAsia"/>
          <w:sz w:val="28"/>
          <w:szCs w:val="28"/>
        </w:rPr>
        <w:t>输入</w:t>
      </w:r>
      <w:r w:rsidR="00763DF5" w:rsidRPr="0018033F">
        <w:rPr>
          <w:rFonts w:hint="eastAsia"/>
          <w:sz w:val="28"/>
          <w:szCs w:val="28"/>
        </w:rPr>
        <w:t>示例</w:t>
      </w:r>
      <w:r w:rsidR="00806256">
        <w:rPr>
          <w:rFonts w:hint="eastAsia"/>
          <w:sz w:val="28"/>
          <w:szCs w:val="28"/>
        </w:rPr>
        <w:t>1</w:t>
      </w:r>
      <w:r w:rsidR="005F371E">
        <w:rPr>
          <w:rFonts w:hint="eastAsia"/>
          <w:sz w:val="28"/>
          <w:szCs w:val="28"/>
        </w:rPr>
        <w:t>：</w:t>
      </w:r>
      <w:bookmarkEnd w:id="167"/>
    </w:p>
    <w:p w14:paraId="0D4FAC45" w14:textId="34FB30A8" w:rsidR="00D91D75" w:rsidRDefault="00D91D75" w:rsidP="00775FA4">
      <w:pPr>
        <w:jc w:val="center"/>
      </w:pPr>
      <w:r>
        <w:rPr>
          <w:noProof/>
        </w:rPr>
        <w:drawing>
          <wp:inline distT="0" distB="0" distL="0" distR="0" wp14:anchorId="65371EB6" wp14:editId="79BF8839">
            <wp:extent cx="3920151" cy="4615132"/>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3269" cy="4630576"/>
                    </a:xfrm>
                    <a:prstGeom prst="rect">
                      <a:avLst/>
                    </a:prstGeom>
                  </pic:spPr>
                </pic:pic>
              </a:graphicData>
            </a:graphic>
          </wp:inline>
        </w:drawing>
      </w:r>
    </w:p>
    <w:p w14:paraId="23865F7F" w14:textId="55A2FE72" w:rsidR="00D91D75" w:rsidRDefault="00D91D75" w:rsidP="00D91D75"/>
    <w:p w14:paraId="690851B9" w14:textId="22CB1AFF" w:rsidR="00AE08BD" w:rsidRDefault="00AE08BD" w:rsidP="00D91D75"/>
    <w:p w14:paraId="64D77FDA" w14:textId="3262A860" w:rsidR="00AE08BD" w:rsidRDefault="00AE08BD" w:rsidP="00D91D75"/>
    <w:p w14:paraId="709B3F5B" w14:textId="13C4D085" w:rsidR="00AE08BD" w:rsidRDefault="00AE08BD" w:rsidP="00D91D75"/>
    <w:p w14:paraId="00803FCF" w14:textId="531C923C" w:rsidR="00AE08BD" w:rsidRDefault="00AE08BD" w:rsidP="00D91D75"/>
    <w:p w14:paraId="0A22DDD2" w14:textId="77777777" w:rsidR="00AE08BD" w:rsidRDefault="00AE08BD" w:rsidP="00775FA4">
      <w:pPr>
        <w:jc w:val="center"/>
      </w:pPr>
    </w:p>
    <w:p w14:paraId="1C5AA48A" w14:textId="01DA49FA" w:rsidR="00D91D75" w:rsidRDefault="00D91D75" w:rsidP="00775FA4">
      <w:pPr>
        <w:jc w:val="center"/>
      </w:pPr>
      <w:r>
        <w:rPr>
          <w:noProof/>
        </w:rPr>
        <w:lastRenderedPageBreak/>
        <w:drawing>
          <wp:inline distT="0" distB="0" distL="0" distR="0" wp14:anchorId="7BE51BDC" wp14:editId="6AB4CA4B">
            <wp:extent cx="3847723" cy="3942715"/>
            <wp:effectExtent l="0" t="0" r="635" b="63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4671" cy="3960082"/>
                    </a:xfrm>
                    <a:prstGeom prst="rect">
                      <a:avLst/>
                    </a:prstGeom>
                  </pic:spPr>
                </pic:pic>
              </a:graphicData>
            </a:graphic>
          </wp:inline>
        </w:drawing>
      </w:r>
    </w:p>
    <w:p w14:paraId="2E549C44" w14:textId="60600C31" w:rsidR="00D91D75" w:rsidRDefault="00D91D75" w:rsidP="00775FA4">
      <w:pPr>
        <w:jc w:val="center"/>
      </w:pPr>
    </w:p>
    <w:p w14:paraId="5FC0AE28" w14:textId="7DE6261E" w:rsidR="00D91D75" w:rsidRDefault="00D91D75" w:rsidP="00775FA4">
      <w:pPr>
        <w:jc w:val="center"/>
      </w:pPr>
    </w:p>
    <w:p w14:paraId="01515B31" w14:textId="11423682" w:rsidR="00D91D75" w:rsidRDefault="00D91D75" w:rsidP="00775FA4">
      <w:pPr>
        <w:jc w:val="center"/>
      </w:pPr>
      <w:r>
        <w:rPr>
          <w:noProof/>
        </w:rPr>
        <w:drawing>
          <wp:inline distT="0" distB="0" distL="0" distR="0" wp14:anchorId="643E2945" wp14:editId="7B5058D6">
            <wp:extent cx="3856355" cy="4553893"/>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6225" cy="4565548"/>
                    </a:xfrm>
                    <a:prstGeom prst="rect">
                      <a:avLst/>
                    </a:prstGeom>
                  </pic:spPr>
                </pic:pic>
              </a:graphicData>
            </a:graphic>
          </wp:inline>
        </w:drawing>
      </w:r>
    </w:p>
    <w:p w14:paraId="3431D34C" w14:textId="5E25C1FE" w:rsidR="00D91D75" w:rsidRDefault="00D91D75" w:rsidP="00775FA4">
      <w:pPr>
        <w:jc w:val="center"/>
      </w:pPr>
    </w:p>
    <w:p w14:paraId="6990114D" w14:textId="56F4A39E" w:rsidR="00D91D75" w:rsidRDefault="00D91D75" w:rsidP="00775FA4">
      <w:pPr>
        <w:jc w:val="center"/>
      </w:pPr>
    </w:p>
    <w:p w14:paraId="0235CCC7" w14:textId="29891704" w:rsidR="00D91D75" w:rsidRPr="00D91D75" w:rsidRDefault="00D91D75" w:rsidP="00775FA4">
      <w:pPr>
        <w:jc w:val="center"/>
      </w:pPr>
      <w:r>
        <w:rPr>
          <w:noProof/>
        </w:rPr>
        <w:drawing>
          <wp:inline distT="0" distB="0" distL="0" distR="0" wp14:anchorId="0B44CB9A" wp14:editId="03139991">
            <wp:extent cx="3906571" cy="179324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554" cy="1800118"/>
                    </a:xfrm>
                    <a:prstGeom prst="rect">
                      <a:avLst/>
                    </a:prstGeom>
                  </pic:spPr>
                </pic:pic>
              </a:graphicData>
            </a:graphic>
          </wp:inline>
        </w:drawing>
      </w:r>
    </w:p>
    <w:p w14:paraId="308ABCB0" w14:textId="5575833A" w:rsidR="005F371E" w:rsidRDefault="005F371E" w:rsidP="00763DF5">
      <w:pPr>
        <w:ind w:left="420" w:firstLine="420"/>
        <w:rPr>
          <w:sz w:val="28"/>
          <w:szCs w:val="28"/>
        </w:rPr>
      </w:pPr>
    </w:p>
    <w:p w14:paraId="1838395D" w14:textId="77777777" w:rsidR="005F371E" w:rsidRDefault="005F371E" w:rsidP="00763DF5">
      <w:pPr>
        <w:ind w:left="420" w:firstLine="420"/>
        <w:rPr>
          <w:sz w:val="28"/>
          <w:szCs w:val="28"/>
        </w:rPr>
      </w:pPr>
    </w:p>
    <w:p w14:paraId="0E292080" w14:textId="0BF30395" w:rsidR="005F371E" w:rsidRDefault="00806256" w:rsidP="00806256">
      <w:r>
        <w:rPr>
          <w:rFonts w:hint="eastAsia"/>
        </w:rPr>
        <w:t>转化为</w:t>
      </w:r>
      <w:r>
        <w:rPr>
          <w:rFonts w:hint="eastAsia"/>
        </w:rPr>
        <w:t>R</w:t>
      </w:r>
      <w:r>
        <w:t>UCM</w:t>
      </w:r>
      <w:r>
        <w:rPr>
          <w:rFonts w:hint="eastAsia"/>
        </w:rPr>
        <w:t>：</w:t>
      </w:r>
    </w:p>
    <w:p w14:paraId="346A1545" w14:textId="77777777" w:rsidR="00806256" w:rsidRDefault="00806256" w:rsidP="00806256">
      <w:pPr>
        <w:jc w:val="center"/>
      </w:pPr>
      <w:r>
        <w:rPr>
          <w:noProof/>
        </w:rPr>
        <w:drawing>
          <wp:inline distT="0" distB="0" distL="0" distR="0" wp14:anchorId="085679A5" wp14:editId="78250AFF">
            <wp:extent cx="3693814" cy="3736975"/>
            <wp:effectExtent l="0" t="0" r="190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615" cy="3738797"/>
                    </a:xfrm>
                    <a:prstGeom prst="rect">
                      <a:avLst/>
                    </a:prstGeom>
                  </pic:spPr>
                </pic:pic>
              </a:graphicData>
            </a:graphic>
          </wp:inline>
        </w:drawing>
      </w:r>
    </w:p>
    <w:p w14:paraId="64BED74C" w14:textId="77777777" w:rsidR="00806256" w:rsidRDefault="00806256" w:rsidP="00775FA4">
      <w:pPr>
        <w:jc w:val="center"/>
      </w:pPr>
      <w:r>
        <w:rPr>
          <w:noProof/>
        </w:rPr>
        <w:lastRenderedPageBreak/>
        <w:drawing>
          <wp:inline distT="0" distB="0" distL="0" distR="0" wp14:anchorId="319323BB" wp14:editId="3B38F515">
            <wp:extent cx="3651333" cy="3224377"/>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432" cy="3238593"/>
                    </a:xfrm>
                    <a:prstGeom prst="rect">
                      <a:avLst/>
                    </a:prstGeom>
                  </pic:spPr>
                </pic:pic>
              </a:graphicData>
            </a:graphic>
          </wp:inline>
        </w:drawing>
      </w:r>
    </w:p>
    <w:p w14:paraId="04DD2F3E" w14:textId="77777777" w:rsidR="00806256" w:rsidRPr="0018033F" w:rsidRDefault="00806256" w:rsidP="00806256">
      <w:pPr>
        <w:rPr>
          <w:sz w:val="28"/>
          <w:szCs w:val="28"/>
        </w:rPr>
      </w:pPr>
    </w:p>
    <w:p w14:paraId="1ACFFF1E" w14:textId="325168CB" w:rsidR="00763DF5" w:rsidRDefault="00763DF5" w:rsidP="009540AB">
      <w:pPr>
        <w:jc w:val="center"/>
      </w:pPr>
    </w:p>
    <w:p w14:paraId="096EB37F" w14:textId="77777777" w:rsidR="00806256" w:rsidRDefault="00806256" w:rsidP="00046312"/>
    <w:p w14:paraId="5920227C" w14:textId="521B3BF0" w:rsidR="00806256" w:rsidRPr="00806256" w:rsidRDefault="00775FA4" w:rsidP="00806256">
      <w:pPr>
        <w:pStyle w:val="2"/>
        <w:ind w:firstLineChars="200" w:firstLine="560"/>
        <w:rPr>
          <w:sz w:val="28"/>
          <w:szCs w:val="28"/>
        </w:rPr>
      </w:pPr>
      <w:bookmarkStart w:id="168" w:name="_Toc533976202"/>
      <w:r>
        <w:rPr>
          <w:rFonts w:hint="eastAsia"/>
          <w:sz w:val="28"/>
          <w:szCs w:val="28"/>
        </w:rPr>
        <w:t>3</w:t>
      </w:r>
      <w:r>
        <w:rPr>
          <w:sz w:val="28"/>
          <w:szCs w:val="28"/>
        </w:rPr>
        <w:t>.2</w:t>
      </w:r>
      <w:r>
        <w:rPr>
          <w:rFonts w:hint="eastAsia"/>
          <w:sz w:val="28"/>
          <w:szCs w:val="28"/>
        </w:rPr>
        <w:t xml:space="preserve"> </w:t>
      </w:r>
      <w:r w:rsidR="00806256" w:rsidRPr="0018033F">
        <w:rPr>
          <w:rFonts w:hint="eastAsia"/>
          <w:sz w:val="28"/>
          <w:szCs w:val="28"/>
        </w:rPr>
        <w:t>输入示例</w:t>
      </w:r>
      <w:r w:rsidR="00806256">
        <w:rPr>
          <w:sz w:val="28"/>
          <w:szCs w:val="28"/>
        </w:rPr>
        <w:t>2</w:t>
      </w:r>
      <w:r w:rsidR="00806256">
        <w:rPr>
          <w:rFonts w:hint="eastAsia"/>
          <w:sz w:val="28"/>
          <w:szCs w:val="28"/>
        </w:rPr>
        <w:t>：</w:t>
      </w:r>
      <w:bookmarkEnd w:id="168"/>
    </w:p>
    <w:p w14:paraId="3F03D242" w14:textId="10A60EB6" w:rsidR="00806256" w:rsidRPr="00806256" w:rsidRDefault="00806256" w:rsidP="00775FA4">
      <w:pPr>
        <w:jc w:val="center"/>
      </w:pPr>
      <w:r>
        <w:rPr>
          <w:noProof/>
        </w:rPr>
        <w:drawing>
          <wp:inline distT="0" distB="0" distL="0" distR="0" wp14:anchorId="245999DE" wp14:editId="209F1D6C">
            <wp:extent cx="3650173" cy="2730129"/>
            <wp:effectExtent l="0" t="0" r="762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3794" cy="2740317"/>
                    </a:xfrm>
                    <a:prstGeom prst="rect">
                      <a:avLst/>
                    </a:prstGeom>
                  </pic:spPr>
                </pic:pic>
              </a:graphicData>
            </a:graphic>
          </wp:inline>
        </w:drawing>
      </w:r>
    </w:p>
    <w:p w14:paraId="3E025580" w14:textId="76E8B978" w:rsidR="00763DF5" w:rsidRDefault="00046312" w:rsidP="00775FA4">
      <w:pPr>
        <w:jc w:val="center"/>
      </w:pPr>
      <w:r>
        <w:rPr>
          <w:noProof/>
        </w:rPr>
        <w:lastRenderedPageBreak/>
        <w:drawing>
          <wp:inline distT="0" distB="0" distL="0" distR="0" wp14:anchorId="096FF43F" wp14:editId="0BE45D75">
            <wp:extent cx="3785677" cy="5206668"/>
            <wp:effectExtent l="0" t="0" r="571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42" cy="5213909"/>
                    </a:xfrm>
                    <a:prstGeom prst="rect">
                      <a:avLst/>
                    </a:prstGeom>
                  </pic:spPr>
                </pic:pic>
              </a:graphicData>
            </a:graphic>
          </wp:inline>
        </w:drawing>
      </w:r>
    </w:p>
    <w:p w14:paraId="7A96D987" w14:textId="782E02A4" w:rsidR="00763DF5" w:rsidRDefault="00763DF5" w:rsidP="009540AB">
      <w:pPr>
        <w:jc w:val="center"/>
        <w:rPr>
          <w:noProof/>
        </w:rPr>
      </w:pPr>
    </w:p>
    <w:p w14:paraId="2E0D0CA8" w14:textId="46FD78C6" w:rsidR="00806256" w:rsidRDefault="00806256" w:rsidP="00806256">
      <w:r>
        <w:rPr>
          <w:rFonts w:hint="eastAsia"/>
        </w:rPr>
        <w:t>转化为</w:t>
      </w:r>
      <w:r>
        <w:rPr>
          <w:rFonts w:hint="eastAsia"/>
        </w:rPr>
        <w:t>R</w:t>
      </w:r>
      <w:r>
        <w:t>UCM</w:t>
      </w:r>
      <w:r>
        <w:rPr>
          <w:rFonts w:hint="eastAsia"/>
        </w:rPr>
        <w:t>：</w:t>
      </w:r>
    </w:p>
    <w:p w14:paraId="050F2BDC" w14:textId="77777777" w:rsidR="00806256" w:rsidRDefault="00806256" w:rsidP="00806256"/>
    <w:p w14:paraId="7252B38C" w14:textId="42933686" w:rsidR="005F371E" w:rsidRDefault="00806256" w:rsidP="00775FA4">
      <w:pPr>
        <w:jc w:val="center"/>
        <w:rPr>
          <w:noProof/>
        </w:rPr>
      </w:pPr>
      <w:r>
        <w:rPr>
          <w:noProof/>
        </w:rPr>
        <w:lastRenderedPageBreak/>
        <w:drawing>
          <wp:inline distT="0" distB="0" distL="0" distR="0" wp14:anchorId="249F7A63" wp14:editId="700F3DCC">
            <wp:extent cx="3698729" cy="480504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1604" cy="4808780"/>
                    </a:xfrm>
                    <a:prstGeom prst="rect">
                      <a:avLst/>
                    </a:prstGeom>
                  </pic:spPr>
                </pic:pic>
              </a:graphicData>
            </a:graphic>
          </wp:inline>
        </w:drawing>
      </w:r>
    </w:p>
    <w:p w14:paraId="588A1AF3" w14:textId="5BDB3371" w:rsidR="00806256" w:rsidRDefault="00806256" w:rsidP="00806256">
      <w:pPr>
        <w:rPr>
          <w:noProof/>
        </w:rPr>
      </w:pPr>
    </w:p>
    <w:p w14:paraId="03516121" w14:textId="6407D1C1" w:rsidR="00775FA4" w:rsidRDefault="00775FA4" w:rsidP="00806256"/>
    <w:p w14:paraId="1B06BDBF" w14:textId="6CAA10B1" w:rsidR="00775FA4" w:rsidRDefault="00775FA4" w:rsidP="00806256"/>
    <w:p w14:paraId="534F3B01" w14:textId="21977400" w:rsidR="00775FA4" w:rsidRDefault="00775FA4" w:rsidP="00806256"/>
    <w:p w14:paraId="4A49E749" w14:textId="103AB9B5" w:rsidR="00775FA4" w:rsidRDefault="00775FA4" w:rsidP="00806256"/>
    <w:p w14:paraId="37F31498" w14:textId="0369DBC5" w:rsidR="00775FA4" w:rsidRDefault="00775FA4" w:rsidP="00806256"/>
    <w:p w14:paraId="0F20D229" w14:textId="792B2E35" w:rsidR="00775FA4" w:rsidRDefault="00775FA4" w:rsidP="00806256"/>
    <w:p w14:paraId="089893C1" w14:textId="60690730" w:rsidR="00775FA4" w:rsidRDefault="00775FA4" w:rsidP="00806256"/>
    <w:p w14:paraId="38459F7E" w14:textId="6204838E" w:rsidR="00775FA4" w:rsidRDefault="00775FA4" w:rsidP="00806256"/>
    <w:p w14:paraId="6237D62B" w14:textId="13202BEE" w:rsidR="00775FA4" w:rsidRDefault="00775FA4" w:rsidP="00806256"/>
    <w:p w14:paraId="54420A0C" w14:textId="04885E3B" w:rsidR="00775FA4" w:rsidRDefault="00775FA4" w:rsidP="00806256"/>
    <w:p w14:paraId="7E93B82D" w14:textId="040D7FC7" w:rsidR="00775FA4" w:rsidRDefault="00775FA4" w:rsidP="00806256"/>
    <w:p w14:paraId="14EB984A" w14:textId="2D3DFBB1" w:rsidR="00775FA4" w:rsidRDefault="00775FA4" w:rsidP="00806256"/>
    <w:p w14:paraId="3DED809B" w14:textId="5B6B82D6" w:rsidR="00775FA4" w:rsidRDefault="00775FA4" w:rsidP="00806256"/>
    <w:p w14:paraId="4687455A" w14:textId="4E7C5FF7" w:rsidR="00775FA4" w:rsidRDefault="00775FA4" w:rsidP="00806256"/>
    <w:p w14:paraId="147A7182" w14:textId="3861357C" w:rsidR="00775FA4" w:rsidRDefault="00775FA4" w:rsidP="00806256"/>
    <w:p w14:paraId="044DA4CD" w14:textId="31B7FC47" w:rsidR="00775FA4" w:rsidRDefault="00775FA4" w:rsidP="00806256"/>
    <w:p w14:paraId="7A560548" w14:textId="77777777" w:rsidR="00775FA4" w:rsidRDefault="00775FA4" w:rsidP="00806256"/>
    <w:p w14:paraId="0DB00A6E" w14:textId="5115A506" w:rsidR="00806256" w:rsidRPr="00775FA4" w:rsidRDefault="00775FA4" w:rsidP="00775FA4">
      <w:pPr>
        <w:pStyle w:val="2"/>
        <w:ind w:firstLineChars="200" w:firstLine="560"/>
        <w:rPr>
          <w:sz w:val="28"/>
          <w:szCs w:val="28"/>
        </w:rPr>
      </w:pPr>
      <w:bookmarkStart w:id="169" w:name="_Toc533976203"/>
      <w:r>
        <w:rPr>
          <w:rFonts w:hint="eastAsia"/>
          <w:sz w:val="28"/>
          <w:szCs w:val="28"/>
        </w:rPr>
        <w:lastRenderedPageBreak/>
        <w:t>3</w:t>
      </w:r>
      <w:r>
        <w:rPr>
          <w:sz w:val="28"/>
          <w:szCs w:val="28"/>
        </w:rPr>
        <w:t xml:space="preserve">.3 </w:t>
      </w:r>
      <w:r w:rsidR="00806256" w:rsidRPr="0018033F">
        <w:rPr>
          <w:rFonts w:hint="eastAsia"/>
          <w:sz w:val="28"/>
          <w:szCs w:val="28"/>
        </w:rPr>
        <w:t>输入示例</w:t>
      </w:r>
      <w:r w:rsidR="00806256">
        <w:rPr>
          <w:sz w:val="28"/>
          <w:szCs w:val="28"/>
        </w:rPr>
        <w:t>3</w:t>
      </w:r>
      <w:r w:rsidR="00806256">
        <w:rPr>
          <w:rFonts w:hint="eastAsia"/>
          <w:sz w:val="28"/>
          <w:szCs w:val="28"/>
        </w:rPr>
        <w:t>：</w:t>
      </w:r>
      <w:bookmarkEnd w:id="169"/>
    </w:p>
    <w:p w14:paraId="55971521" w14:textId="0DB48D3C" w:rsidR="005F371E" w:rsidRDefault="00806256" w:rsidP="00775FA4">
      <w:pPr>
        <w:jc w:val="center"/>
        <w:rPr>
          <w:noProof/>
        </w:rPr>
      </w:pPr>
      <w:r>
        <w:rPr>
          <w:noProof/>
        </w:rPr>
        <w:drawing>
          <wp:inline distT="0" distB="0" distL="0" distR="0" wp14:anchorId="21777F3D" wp14:editId="4DC2C9E3">
            <wp:extent cx="3846195" cy="5462589"/>
            <wp:effectExtent l="0" t="0" r="1905"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1016" cy="5469435"/>
                    </a:xfrm>
                    <a:prstGeom prst="rect">
                      <a:avLst/>
                    </a:prstGeom>
                  </pic:spPr>
                </pic:pic>
              </a:graphicData>
            </a:graphic>
          </wp:inline>
        </w:drawing>
      </w:r>
    </w:p>
    <w:p w14:paraId="334E32FE" w14:textId="5EC6919C" w:rsidR="005F371E" w:rsidRDefault="005F371E" w:rsidP="009540AB">
      <w:pPr>
        <w:jc w:val="center"/>
        <w:rPr>
          <w:noProof/>
        </w:rPr>
      </w:pPr>
    </w:p>
    <w:p w14:paraId="6776B653" w14:textId="02CCF1EE" w:rsidR="00763DF5" w:rsidRDefault="00763DF5" w:rsidP="009540AB">
      <w:pPr>
        <w:jc w:val="center"/>
      </w:pPr>
    </w:p>
    <w:p w14:paraId="503D8763" w14:textId="77777777" w:rsidR="00763DF5" w:rsidRDefault="00763DF5" w:rsidP="00763DF5">
      <w:pPr>
        <w:ind w:firstLineChars="400" w:firstLine="960"/>
      </w:pPr>
    </w:p>
    <w:p w14:paraId="637FB6C2" w14:textId="0B69EC4A" w:rsidR="00763DF5" w:rsidRDefault="00763DF5" w:rsidP="009540AB">
      <w:pPr>
        <w:jc w:val="center"/>
      </w:pPr>
    </w:p>
    <w:p w14:paraId="480A257A" w14:textId="77777777" w:rsidR="00806256" w:rsidRDefault="00806256" w:rsidP="00806256">
      <w:r>
        <w:rPr>
          <w:rFonts w:hint="eastAsia"/>
        </w:rPr>
        <w:t>转化为</w:t>
      </w:r>
      <w:r>
        <w:rPr>
          <w:rFonts w:hint="eastAsia"/>
        </w:rPr>
        <w:t>R</w:t>
      </w:r>
      <w:r>
        <w:t>UCM</w:t>
      </w:r>
      <w:r>
        <w:rPr>
          <w:rFonts w:hint="eastAsia"/>
        </w:rPr>
        <w:t>：</w:t>
      </w:r>
    </w:p>
    <w:p w14:paraId="614DF680" w14:textId="77777777" w:rsidR="005F371E" w:rsidRDefault="005F371E" w:rsidP="00806256"/>
    <w:p w14:paraId="64DFF885" w14:textId="4C8595D1" w:rsidR="00763DF5" w:rsidRDefault="00806256" w:rsidP="009540AB">
      <w:pPr>
        <w:jc w:val="center"/>
      </w:pPr>
      <w:r>
        <w:rPr>
          <w:noProof/>
        </w:rPr>
        <w:lastRenderedPageBreak/>
        <w:drawing>
          <wp:inline distT="0" distB="0" distL="0" distR="0" wp14:anchorId="3BD1638B" wp14:editId="5EB90678">
            <wp:extent cx="3761342" cy="3460115"/>
            <wp:effectExtent l="0" t="0" r="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136" cy="3478324"/>
                    </a:xfrm>
                    <a:prstGeom prst="rect">
                      <a:avLst/>
                    </a:prstGeom>
                  </pic:spPr>
                </pic:pic>
              </a:graphicData>
            </a:graphic>
          </wp:inline>
        </w:drawing>
      </w:r>
    </w:p>
    <w:p w14:paraId="7F4DE6AC" w14:textId="77777777" w:rsidR="00763DF5" w:rsidRPr="00C87439" w:rsidRDefault="00763DF5" w:rsidP="00763DF5">
      <w:pPr>
        <w:ind w:firstLineChars="400" w:firstLine="960"/>
      </w:pPr>
    </w:p>
    <w:p w14:paraId="6A9744F3" w14:textId="3874BC56" w:rsidR="00763DF5" w:rsidRDefault="00763DF5" w:rsidP="009540AB">
      <w:pPr>
        <w:jc w:val="center"/>
      </w:pPr>
    </w:p>
    <w:p w14:paraId="483D10D8" w14:textId="474025C9" w:rsidR="00763DF5" w:rsidRDefault="00763DF5" w:rsidP="00763DF5">
      <w:pPr>
        <w:ind w:firstLineChars="400" w:firstLine="960"/>
      </w:pPr>
    </w:p>
    <w:p w14:paraId="69BBFDE4" w14:textId="77777777" w:rsidR="00763DF5" w:rsidRDefault="00763DF5" w:rsidP="00763DF5"/>
    <w:p w14:paraId="1004911D" w14:textId="77777777" w:rsidR="00763DF5" w:rsidRDefault="00763DF5" w:rsidP="00763DF5"/>
    <w:p w14:paraId="492A1145" w14:textId="484C9123" w:rsidR="00763DF5" w:rsidRDefault="0018033F" w:rsidP="00D231E6">
      <w:pPr>
        <w:pStyle w:val="2"/>
      </w:pPr>
      <w:bookmarkStart w:id="170" w:name="_Toc532080682"/>
      <w:bookmarkStart w:id="171" w:name="_Toc533976204"/>
      <w:r>
        <w:t>4</w:t>
      </w:r>
      <w:r>
        <w:rPr>
          <w:rFonts w:hint="eastAsia"/>
        </w:rPr>
        <w:t>、</w:t>
      </w:r>
      <w:r w:rsidR="00763DF5">
        <w:rPr>
          <w:rFonts w:hint="eastAsia"/>
        </w:rPr>
        <w:t>界面展示</w:t>
      </w:r>
      <w:bookmarkEnd w:id="170"/>
      <w:bookmarkEnd w:id="171"/>
    </w:p>
    <w:p w14:paraId="24E85C8E" w14:textId="77777777" w:rsidR="009E4D3F" w:rsidRDefault="009E4D3F" w:rsidP="009E4D3F">
      <w:r>
        <w:rPr>
          <w:rFonts w:hint="eastAsia"/>
          <w:noProof/>
        </w:rPr>
        <w:drawing>
          <wp:inline distT="0" distB="0" distL="0" distR="0" wp14:anchorId="70714E11" wp14:editId="45CCC468">
            <wp:extent cx="5274310" cy="115760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E86804.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1157605"/>
                    </a:xfrm>
                    <a:prstGeom prst="rect">
                      <a:avLst/>
                    </a:prstGeom>
                  </pic:spPr>
                </pic:pic>
              </a:graphicData>
            </a:graphic>
          </wp:inline>
        </w:drawing>
      </w:r>
    </w:p>
    <w:p w14:paraId="3CD98AE6" w14:textId="77777777" w:rsidR="00241318" w:rsidRDefault="00241318" w:rsidP="00D231E6">
      <w:pPr>
        <w:snapToGrid/>
        <w:rPr>
          <w:bCs/>
          <w:kern w:val="44"/>
          <w:sz w:val="28"/>
          <w:szCs w:val="28"/>
        </w:rPr>
      </w:pPr>
    </w:p>
    <w:p w14:paraId="59A2B41F" w14:textId="77777777" w:rsidR="00241318" w:rsidRDefault="00241318" w:rsidP="00D231E6">
      <w:pPr>
        <w:snapToGrid/>
        <w:rPr>
          <w:bCs/>
          <w:kern w:val="44"/>
          <w:sz w:val="28"/>
          <w:szCs w:val="28"/>
        </w:rPr>
      </w:pPr>
    </w:p>
    <w:p w14:paraId="01337D8C" w14:textId="00B27798" w:rsidR="009E4D3F" w:rsidRPr="00D231E6" w:rsidRDefault="009E4D3F" w:rsidP="00D231E6">
      <w:pPr>
        <w:snapToGrid/>
        <w:rPr>
          <w:bCs/>
          <w:kern w:val="44"/>
          <w:sz w:val="28"/>
          <w:szCs w:val="28"/>
        </w:rPr>
      </w:pPr>
      <w:r w:rsidRPr="00D231E6">
        <w:rPr>
          <w:rFonts w:hint="eastAsia"/>
          <w:bCs/>
          <w:kern w:val="44"/>
          <w:sz w:val="28"/>
          <w:szCs w:val="28"/>
        </w:rPr>
        <w:t>Browse</w:t>
      </w:r>
      <w:r w:rsidRPr="00D231E6">
        <w:rPr>
          <w:rFonts w:hint="eastAsia"/>
          <w:bCs/>
          <w:kern w:val="44"/>
          <w:sz w:val="28"/>
          <w:szCs w:val="28"/>
        </w:rPr>
        <w:t>：浏览本地文件</w:t>
      </w:r>
    </w:p>
    <w:p w14:paraId="2F640730" w14:textId="77777777" w:rsidR="009E4D3F" w:rsidRPr="00D231E6" w:rsidRDefault="009E4D3F" w:rsidP="00D231E6">
      <w:pPr>
        <w:snapToGrid/>
        <w:rPr>
          <w:bCs/>
          <w:kern w:val="44"/>
          <w:sz w:val="28"/>
          <w:szCs w:val="28"/>
        </w:rPr>
      </w:pPr>
      <w:r w:rsidRPr="00D231E6">
        <w:rPr>
          <w:rFonts w:hint="eastAsia"/>
          <w:bCs/>
          <w:kern w:val="44"/>
          <w:sz w:val="28"/>
          <w:szCs w:val="28"/>
        </w:rPr>
        <w:t>导入：将选择的文件传输至控制层</w:t>
      </w:r>
    </w:p>
    <w:p w14:paraId="7169C859" w14:textId="46486C8A" w:rsidR="00763DF5" w:rsidRPr="00D231E6" w:rsidRDefault="009E4D3F" w:rsidP="00D231E6">
      <w:pPr>
        <w:snapToGrid/>
        <w:rPr>
          <w:bCs/>
          <w:kern w:val="44"/>
          <w:sz w:val="28"/>
          <w:szCs w:val="28"/>
        </w:rPr>
      </w:pPr>
      <w:r w:rsidRPr="00D231E6">
        <w:rPr>
          <w:rFonts w:hint="eastAsia"/>
          <w:bCs/>
          <w:kern w:val="44"/>
          <w:sz w:val="28"/>
          <w:szCs w:val="28"/>
        </w:rPr>
        <w:t>开始转换：触发控制层中的</w:t>
      </w:r>
      <w:r w:rsidRPr="00D231E6">
        <w:rPr>
          <w:rFonts w:hint="eastAsia"/>
          <w:bCs/>
          <w:kern w:val="44"/>
          <w:sz w:val="28"/>
          <w:szCs w:val="28"/>
        </w:rPr>
        <w:t>translation</w:t>
      </w:r>
    </w:p>
    <w:p w14:paraId="2650A94A" w14:textId="57C7BC5C" w:rsidR="00D8204E" w:rsidRPr="006A4596" w:rsidRDefault="00D8204E" w:rsidP="006A4596">
      <w:pPr>
        <w:rPr>
          <w:bCs/>
          <w:kern w:val="44"/>
          <w:sz w:val="28"/>
          <w:szCs w:val="28"/>
        </w:rPr>
      </w:pPr>
    </w:p>
    <w:p w14:paraId="227DE561" w14:textId="77777777" w:rsidR="00D231E6" w:rsidRPr="00D231E6" w:rsidRDefault="00D231E6" w:rsidP="00D231E6">
      <w:pPr>
        <w:pStyle w:val="ab"/>
        <w:ind w:left="420" w:firstLineChars="0" w:firstLine="0"/>
        <w:rPr>
          <w:rFonts w:ascii="Times New Roman" w:eastAsia="宋体" w:hAnsi="Times New Roman" w:cs="Times New Roman"/>
          <w:bCs/>
          <w:kern w:val="44"/>
          <w:sz w:val="28"/>
          <w:szCs w:val="28"/>
        </w:rPr>
      </w:pPr>
    </w:p>
    <w:p w14:paraId="0F5311EB" w14:textId="77777777" w:rsidR="009E4D3F" w:rsidRPr="009E4D3F" w:rsidRDefault="009E4D3F" w:rsidP="00B51417">
      <w:pPr>
        <w:pStyle w:val="a8"/>
        <w:ind w:firstLineChars="0"/>
        <w:jc w:val="center"/>
      </w:pPr>
    </w:p>
    <w:sectPr w:rsidR="009E4D3F" w:rsidRPr="009E4D3F" w:rsidSect="009540AB">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B6654" w14:textId="77777777" w:rsidR="009E2EC0" w:rsidRDefault="009E2EC0" w:rsidP="00DE22F5">
      <w:r>
        <w:separator/>
      </w:r>
    </w:p>
  </w:endnote>
  <w:endnote w:type="continuationSeparator" w:id="0">
    <w:p w14:paraId="098B0D0B" w14:textId="77777777" w:rsidR="009E2EC0" w:rsidRDefault="009E2EC0" w:rsidP="00DE2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672754"/>
      <w:docPartObj>
        <w:docPartGallery w:val="Page Numbers (Bottom of Page)"/>
        <w:docPartUnique/>
      </w:docPartObj>
    </w:sdtPr>
    <w:sdtEndPr/>
    <w:sdtContent>
      <w:p w14:paraId="4175828F" w14:textId="32F58214" w:rsidR="006E6F2A" w:rsidRDefault="006E6F2A">
        <w:pPr>
          <w:pStyle w:val="a5"/>
          <w:jc w:val="center"/>
        </w:pPr>
        <w:r>
          <w:fldChar w:fldCharType="begin"/>
        </w:r>
        <w:r>
          <w:instrText>PAGE   \* MERGEFORMAT</w:instrText>
        </w:r>
        <w:r>
          <w:fldChar w:fldCharType="separate"/>
        </w:r>
        <w:r>
          <w:rPr>
            <w:lang w:val="zh-CN"/>
          </w:rPr>
          <w:t>2</w:t>
        </w:r>
        <w:r>
          <w:fldChar w:fldCharType="end"/>
        </w:r>
      </w:p>
    </w:sdtContent>
  </w:sdt>
  <w:p w14:paraId="50B3B16A" w14:textId="77777777" w:rsidR="006E6F2A" w:rsidRDefault="006E6F2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12477" w14:textId="77777777" w:rsidR="009E2EC0" w:rsidRDefault="009E2EC0" w:rsidP="00DE22F5">
      <w:r>
        <w:separator/>
      </w:r>
    </w:p>
  </w:footnote>
  <w:footnote w:type="continuationSeparator" w:id="0">
    <w:p w14:paraId="32DC69C1" w14:textId="77777777" w:rsidR="009E2EC0" w:rsidRDefault="009E2EC0" w:rsidP="00DE22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9D9D8D"/>
    <w:multiLevelType w:val="singleLevel"/>
    <w:tmpl w:val="959D9D8D"/>
    <w:lvl w:ilvl="0">
      <w:start w:val="1"/>
      <w:numFmt w:val="decimal"/>
      <w:lvlText w:val="(%1)"/>
      <w:lvlJc w:val="left"/>
      <w:pPr>
        <w:ind w:left="425" w:hanging="425"/>
      </w:pPr>
      <w:rPr>
        <w:rFonts w:hint="default"/>
      </w:rPr>
    </w:lvl>
  </w:abstractNum>
  <w:abstractNum w:abstractNumId="1" w15:restartNumberingAfterBreak="0">
    <w:nsid w:val="9D1DF6EB"/>
    <w:multiLevelType w:val="singleLevel"/>
    <w:tmpl w:val="9D1DF6EB"/>
    <w:lvl w:ilvl="0">
      <w:start w:val="1"/>
      <w:numFmt w:val="decimal"/>
      <w:lvlText w:val="%1."/>
      <w:lvlJc w:val="left"/>
      <w:pPr>
        <w:ind w:left="425" w:hanging="425"/>
      </w:pPr>
      <w:rPr>
        <w:rFonts w:hint="default"/>
      </w:rPr>
    </w:lvl>
  </w:abstractNum>
  <w:abstractNum w:abstractNumId="2" w15:restartNumberingAfterBreak="0">
    <w:nsid w:val="084E5264"/>
    <w:multiLevelType w:val="hybridMultilevel"/>
    <w:tmpl w:val="2E68A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983316"/>
    <w:multiLevelType w:val="hybridMultilevel"/>
    <w:tmpl w:val="8182DCB8"/>
    <w:lvl w:ilvl="0" w:tplc="B72EE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032224"/>
    <w:multiLevelType w:val="hybridMultilevel"/>
    <w:tmpl w:val="D644A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41B59"/>
    <w:multiLevelType w:val="hybridMultilevel"/>
    <w:tmpl w:val="AC1A10F0"/>
    <w:lvl w:ilvl="0" w:tplc="55484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727722"/>
    <w:multiLevelType w:val="hybridMultilevel"/>
    <w:tmpl w:val="54F498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CD7DAA"/>
    <w:multiLevelType w:val="hybridMultilevel"/>
    <w:tmpl w:val="4DD8BE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486B87"/>
    <w:multiLevelType w:val="hybridMultilevel"/>
    <w:tmpl w:val="7B7A9C22"/>
    <w:lvl w:ilvl="0" w:tplc="77E4F5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0470"/>
    <w:multiLevelType w:val="hybridMultilevel"/>
    <w:tmpl w:val="D53E41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B72157"/>
    <w:multiLevelType w:val="hybridMultilevel"/>
    <w:tmpl w:val="71D8F7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322502F"/>
    <w:multiLevelType w:val="hybridMultilevel"/>
    <w:tmpl w:val="D4B015D2"/>
    <w:lvl w:ilvl="0" w:tplc="A8C412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B">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D94352"/>
    <w:multiLevelType w:val="hybridMultilevel"/>
    <w:tmpl w:val="D99CBB78"/>
    <w:lvl w:ilvl="0" w:tplc="04090005">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3520529F"/>
    <w:multiLevelType w:val="hybridMultilevel"/>
    <w:tmpl w:val="F59643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8820387"/>
    <w:multiLevelType w:val="hybridMultilevel"/>
    <w:tmpl w:val="27DC6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5E004D"/>
    <w:multiLevelType w:val="hybridMultilevel"/>
    <w:tmpl w:val="6FC424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124413"/>
    <w:multiLevelType w:val="hybridMultilevel"/>
    <w:tmpl w:val="419C90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3F415FAC"/>
    <w:multiLevelType w:val="hybridMultilevel"/>
    <w:tmpl w:val="14963C4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1784A2D"/>
    <w:multiLevelType w:val="hybridMultilevel"/>
    <w:tmpl w:val="CDB29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B017F6"/>
    <w:multiLevelType w:val="hybridMultilevel"/>
    <w:tmpl w:val="F55A3D4C"/>
    <w:lvl w:ilvl="0" w:tplc="A8C412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310813"/>
    <w:multiLevelType w:val="hybridMultilevel"/>
    <w:tmpl w:val="C0C606AA"/>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4AC70329"/>
    <w:multiLevelType w:val="hybridMultilevel"/>
    <w:tmpl w:val="FBC8E6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EF678D4"/>
    <w:multiLevelType w:val="hybridMultilevel"/>
    <w:tmpl w:val="4D481712"/>
    <w:lvl w:ilvl="0" w:tplc="554847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A5216A"/>
    <w:multiLevelType w:val="hybridMultilevel"/>
    <w:tmpl w:val="DFDA4B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28C321A"/>
    <w:multiLevelType w:val="hybridMultilevel"/>
    <w:tmpl w:val="2E00388C"/>
    <w:lvl w:ilvl="0" w:tplc="56963016">
      <w:start w:val="1"/>
      <w:numFmt w:val="decimal"/>
      <w:lvlText w:val="(%1)"/>
      <w:lvlJc w:val="left"/>
      <w:pPr>
        <w:ind w:left="1344" w:hanging="360"/>
      </w:pPr>
      <w:rPr>
        <w:rFonts w:hint="default"/>
      </w:rPr>
    </w:lvl>
    <w:lvl w:ilvl="1" w:tplc="04090019" w:tentative="1">
      <w:start w:val="1"/>
      <w:numFmt w:val="lowerLetter"/>
      <w:lvlText w:val="%2)"/>
      <w:lvlJc w:val="left"/>
      <w:pPr>
        <w:ind w:left="1824" w:hanging="420"/>
      </w:pPr>
    </w:lvl>
    <w:lvl w:ilvl="2" w:tplc="0409001B" w:tentative="1">
      <w:start w:val="1"/>
      <w:numFmt w:val="lowerRoman"/>
      <w:lvlText w:val="%3."/>
      <w:lvlJc w:val="right"/>
      <w:pPr>
        <w:ind w:left="2244" w:hanging="420"/>
      </w:pPr>
    </w:lvl>
    <w:lvl w:ilvl="3" w:tplc="0409000F" w:tentative="1">
      <w:start w:val="1"/>
      <w:numFmt w:val="decimal"/>
      <w:lvlText w:val="%4."/>
      <w:lvlJc w:val="left"/>
      <w:pPr>
        <w:ind w:left="2664" w:hanging="420"/>
      </w:pPr>
    </w:lvl>
    <w:lvl w:ilvl="4" w:tplc="04090019" w:tentative="1">
      <w:start w:val="1"/>
      <w:numFmt w:val="lowerLetter"/>
      <w:lvlText w:val="%5)"/>
      <w:lvlJc w:val="left"/>
      <w:pPr>
        <w:ind w:left="3084" w:hanging="420"/>
      </w:pPr>
    </w:lvl>
    <w:lvl w:ilvl="5" w:tplc="0409001B" w:tentative="1">
      <w:start w:val="1"/>
      <w:numFmt w:val="lowerRoman"/>
      <w:lvlText w:val="%6."/>
      <w:lvlJc w:val="right"/>
      <w:pPr>
        <w:ind w:left="3504" w:hanging="420"/>
      </w:pPr>
    </w:lvl>
    <w:lvl w:ilvl="6" w:tplc="0409000F" w:tentative="1">
      <w:start w:val="1"/>
      <w:numFmt w:val="decimal"/>
      <w:lvlText w:val="%7."/>
      <w:lvlJc w:val="left"/>
      <w:pPr>
        <w:ind w:left="3924" w:hanging="420"/>
      </w:pPr>
    </w:lvl>
    <w:lvl w:ilvl="7" w:tplc="04090019" w:tentative="1">
      <w:start w:val="1"/>
      <w:numFmt w:val="lowerLetter"/>
      <w:lvlText w:val="%8)"/>
      <w:lvlJc w:val="left"/>
      <w:pPr>
        <w:ind w:left="4344" w:hanging="420"/>
      </w:pPr>
    </w:lvl>
    <w:lvl w:ilvl="8" w:tplc="0409001B" w:tentative="1">
      <w:start w:val="1"/>
      <w:numFmt w:val="lowerRoman"/>
      <w:lvlText w:val="%9."/>
      <w:lvlJc w:val="right"/>
      <w:pPr>
        <w:ind w:left="4764" w:hanging="420"/>
      </w:pPr>
    </w:lvl>
  </w:abstractNum>
  <w:abstractNum w:abstractNumId="25" w15:restartNumberingAfterBreak="0">
    <w:nsid w:val="74BD3BAD"/>
    <w:multiLevelType w:val="multilevel"/>
    <w:tmpl w:val="74BD3BA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6" w15:restartNumberingAfterBreak="0">
    <w:nsid w:val="76416075"/>
    <w:multiLevelType w:val="hybridMultilevel"/>
    <w:tmpl w:val="14847118"/>
    <w:lvl w:ilvl="0" w:tplc="3EC21116">
      <w:start w:val="1"/>
      <w:numFmt w:val="decimal"/>
      <w:lvlText w:val="%1、"/>
      <w:lvlJc w:val="left"/>
      <w:pPr>
        <w:ind w:left="360" w:hanging="360"/>
      </w:pPr>
      <w:rPr>
        <w:rFonts w:hint="default"/>
      </w:rPr>
    </w:lvl>
    <w:lvl w:ilvl="1" w:tplc="2D3E1806">
      <w:numFmt w:val="bullet"/>
      <w:lvlText w:val="●"/>
      <w:lvlJc w:val="left"/>
      <w:pPr>
        <w:ind w:left="960" w:hanging="540"/>
      </w:pPr>
      <w:rPr>
        <w:rFonts w:ascii="Lucida Sans Unicode" w:eastAsia="宋体" w:hAnsi="Lucida Sans Unicode" w:cs="Lucida Sans Unicode"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EC0FE3"/>
    <w:multiLevelType w:val="hybridMultilevel"/>
    <w:tmpl w:val="5672E1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B1F333E"/>
    <w:multiLevelType w:val="hybridMultilevel"/>
    <w:tmpl w:val="0DEEDC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CF2334C"/>
    <w:multiLevelType w:val="hybridMultilevel"/>
    <w:tmpl w:val="770A23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EB54646"/>
    <w:multiLevelType w:val="multilevel"/>
    <w:tmpl w:val="7EB54646"/>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0"/>
  </w:num>
  <w:num w:numId="2">
    <w:abstractNumId w:val="25"/>
  </w:num>
  <w:num w:numId="3">
    <w:abstractNumId w:val="1"/>
  </w:num>
  <w:num w:numId="4">
    <w:abstractNumId w:val="0"/>
  </w:num>
  <w:num w:numId="5">
    <w:abstractNumId w:val="6"/>
  </w:num>
  <w:num w:numId="6">
    <w:abstractNumId w:val="17"/>
  </w:num>
  <w:num w:numId="7">
    <w:abstractNumId w:val="27"/>
  </w:num>
  <w:num w:numId="8">
    <w:abstractNumId w:val="22"/>
  </w:num>
  <w:num w:numId="9">
    <w:abstractNumId w:val="5"/>
  </w:num>
  <w:num w:numId="10">
    <w:abstractNumId w:val="24"/>
  </w:num>
  <w:num w:numId="11">
    <w:abstractNumId w:val="4"/>
  </w:num>
  <w:num w:numId="12">
    <w:abstractNumId w:val="2"/>
  </w:num>
  <w:num w:numId="13">
    <w:abstractNumId w:val="14"/>
  </w:num>
  <w:num w:numId="14">
    <w:abstractNumId w:val="9"/>
  </w:num>
  <w:num w:numId="15">
    <w:abstractNumId w:val="7"/>
  </w:num>
  <w:num w:numId="16">
    <w:abstractNumId w:val="18"/>
  </w:num>
  <w:num w:numId="17">
    <w:abstractNumId w:val="10"/>
  </w:num>
  <w:num w:numId="18">
    <w:abstractNumId w:val="29"/>
  </w:num>
  <w:num w:numId="19">
    <w:abstractNumId w:val="3"/>
  </w:num>
  <w:num w:numId="20">
    <w:abstractNumId w:val="13"/>
  </w:num>
  <w:num w:numId="21">
    <w:abstractNumId w:val="26"/>
  </w:num>
  <w:num w:numId="22">
    <w:abstractNumId w:val="16"/>
  </w:num>
  <w:num w:numId="23">
    <w:abstractNumId w:val="15"/>
  </w:num>
  <w:num w:numId="24">
    <w:abstractNumId w:val="21"/>
  </w:num>
  <w:num w:numId="25">
    <w:abstractNumId w:val="28"/>
  </w:num>
  <w:num w:numId="26">
    <w:abstractNumId w:val="20"/>
  </w:num>
  <w:num w:numId="27">
    <w:abstractNumId w:val="8"/>
  </w:num>
  <w:num w:numId="28">
    <w:abstractNumId w:val="19"/>
  </w:num>
  <w:num w:numId="29">
    <w:abstractNumId w:val="23"/>
  </w:num>
  <w:num w:numId="30">
    <w:abstractNumId w:val="12"/>
  </w:num>
  <w:num w:numId="3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健宏 赵">
    <w15:presenceInfo w15:providerId="Windows Live" w15:userId="21520d2bdfe4d4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FDB"/>
    <w:rsid w:val="00034E5B"/>
    <w:rsid w:val="0004320A"/>
    <w:rsid w:val="00046312"/>
    <w:rsid w:val="00055E98"/>
    <w:rsid w:val="000A6BD0"/>
    <w:rsid w:val="000C4F26"/>
    <w:rsid w:val="000D6FDB"/>
    <w:rsid w:val="000F7430"/>
    <w:rsid w:val="00143BDA"/>
    <w:rsid w:val="0018033F"/>
    <w:rsid w:val="00183AA6"/>
    <w:rsid w:val="00193204"/>
    <w:rsid w:val="00205472"/>
    <w:rsid w:val="002070BB"/>
    <w:rsid w:val="002072AE"/>
    <w:rsid w:val="00241318"/>
    <w:rsid w:val="00357B72"/>
    <w:rsid w:val="003D7AD2"/>
    <w:rsid w:val="003F0B2A"/>
    <w:rsid w:val="003F2FBD"/>
    <w:rsid w:val="004276D8"/>
    <w:rsid w:val="004636B3"/>
    <w:rsid w:val="004B5D10"/>
    <w:rsid w:val="004E0EBF"/>
    <w:rsid w:val="004E3B48"/>
    <w:rsid w:val="004E404A"/>
    <w:rsid w:val="0052218F"/>
    <w:rsid w:val="00542DF8"/>
    <w:rsid w:val="005B7090"/>
    <w:rsid w:val="005C0C85"/>
    <w:rsid w:val="005F371E"/>
    <w:rsid w:val="00605384"/>
    <w:rsid w:val="00657C68"/>
    <w:rsid w:val="006A4596"/>
    <w:rsid w:val="006E6F2A"/>
    <w:rsid w:val="0071593F"/>
    <w:rsid w:val="00720B8B"/>
    <w:rsid w:val="00733F8F"/>
    <w:rsid w:val="00742419"/>
    <w:rsid w:val="00763DF5"/>
    <w:rsid w:val="00775FA4"/>
    <w:rsid w:val="00785198"/>
    <w:rsid w:val="007C304D"/>
    <w:rsid w:val="007F19CA"/>
    <w:rsid w:val="00806256"/>
    <w:rsid w:val="0085103A"/>
    <w:rsid w:val="00871EA2"/>
    <w:rsid w:val="00885524"/>
    <w:rsid w:val="00894801"/>
    <w:rsid w:val="008C597C"/>
    <w:rsid w:val="00923308"/>
    <w:rsid w:val="00925665"/>
    <w:rsid w:val="00951CCD"/>
    <w:rsid w:val="009540AB"/>
    <w:rsid w:val="00974819"/>
    <w:rsid w:val="009C599C"/>
    <w:rsid w:val="009D3698"/>
    <w:rsid w:val="009E2EC0"/>
    <w:rsid w:val="009E4D3F"/>
    <w:rsid w:val="00A03150"/>
    <w:rsid w:val="00A270CD"/>
    <w:rsid w:val="00A6124C"/>
    <w:rsid w:val="00A6505E"/>
    <w:rsid w:val="00AE08BD"/>
    <w:rsid w:val="00B51417"/>
    <w:rsid w:val="00BC550B"/>
    <w:rsid w:val="00C122E5"/>
    <w:rsid w:val="00C805C2"/>
    <w:rsid w:val="00D00447"/>
    <w:rsid w:val="00D069CB"/>
    <w:rsid w:val="00D147A6"/>
    <w:rsid w:val="00D231E6"/>
    <w:rsid w:val="00D32036"/>
    <w:rsid w:val="00D35C1E"/>
    <w:rsid w:val="00D649CC"/>
    <w:rsid w:val="00D8204E"/>
    <w:rsid w:val="00D91D75"/>
    <w:rsid w:val="00DE22F5"/>
    <w:rsid w:val="00E1742C"/>
    <w:rsid w:val="00E63776"/>
    <w:rsid w:val="00E83E62"/>
    <w:rsid w:val="00EA7396"/>
    <w:rsid w:val="00F676F6"/>
    <w:rsid w:val="00F73BF6"/>
    <w:rsid w:val="00FE5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B8612"/>
  <w15:chartTrackingRefBased/>
  <w15:docId w15:val="{5A7E61E3-30B4-43FF-925A-3D5038E2E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E22F5"/>
    <w:pPr>
      <w:adjustRightInd w:val="0"/>
      <w:snapToGrid w:val="0"/>
    </w:pPr>
    <w:rPr>
      <w:rFonts w:ascii="Times New Roman" w:eastAsia="宋体" w:hAnsi="Times New Roman" w:cs="Times New Roman"/>
      <w:kern w:val="0"/>
      <w:sz w:val="24"/>
    </w:rPr>
  </w:style>
  <w:style w:type="paragraph" w:styleId="1">
    <w:name w:val="heading 1"/>
    <w:basedOn w:val="a"/>
    <w:next w:val="a"/>
    <w:link w:val="10"/>
    <w:uiPriority w:val="9"/>
    <w:qFormat/>
    <w:rsid w:val="00DE22F5"/>
    <w:pPr>
      <w:keepNext/>
      <w:keepLines/>
      <w:widowControl w:val="0"/>
      <w:adjustRightInd/>
      <w:snapToGrid/>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DE22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7C68"/>
    <w:pPr>
      <w:keepNext/>
      <w:keepLines/>
      <w:widowControl w:val="0"/>
      <w:adjustRightInd/>
      <w:snapToGrid/>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0"/>
    <w:uiPriority w:val="9"/>
    <w:unhideWhenUsed/>
    <w:qFormat/>
    <w:rsid w:val="001803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22F5"/>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DE22F5"/>
    <w:rPr>
      <w:rFonts w:ascii="Times New Roman" w:eastAsia="宋体" w:hAnsi="Times New Roman" w:cs="Times New Roman"/>
      <w:kern w:val="0"/>
      <w:sz w:val="18"/>
      <w:szCs w:val="18"/>
    </w:rPr>
  </w:style>
  <w:style w:type="paragraph" w:styleId="a5">
    <w:name w:val="footer"/>
    <w:basedOn w:val="a"/>
    <w:link w:val="a6"/>
    <w:uiPriority w:val="99"/>
    <w:unhideWhenUsed/>
    <w:rsid w:val="00DE22F5"/>
    <w:pPr>
      <w:tabs>
        <w:tab w:val="center" w:pos="4153"/>
        <w:tab w:val="right" w:pos="8306"/>
      </w:tabs>
    </w:pPr>
    <w:rPr>
      <w:sz w:val="18"/>
      <w:szCs w:val="18"/>
    </w:rPr>
  </w:style>
  <w:style w:type="character" w:customStyle="1" w:styleId="a6">
    <w:name w:val="页脚 字符"/>
    <w:basedOn w:val="a0"/>
    <w:link w:val="a5"/>
    <w:uiPriority w:val="99"/>
    <w:rsid w:val="00DE22F5"/>
    <w:rPr>
      <w:rFonts w:ascii="Times New Roman" w:eastAsia="宋体" w:hAnsi="Times New Roman" w:cs="Times New Roman"/>
      <w:kern w:val="0"/>
      <w:sz w:val="18"/>
      <w:szCs w:val="18"/>
    </w:rPr>
  </w:style>
  <w:style w:type="character" w:customStyle="1" w:styleId="10">
    <w:name w:val="标题 1 字符"/>
    <w:basedOn w:val="a0"/>
    <w:link w:val="1"/>
    <w:uiPriority w:val="9"/>
    <w:qFormat/>
    <w:rsid w:val="00DE22F5"/>
    <w:rPr>
      <w:b/>
      <w:bCs/>
      <w:kern w:val="44"/>
      <w:sz w:val="44"/>
      <w:szCs w:val="44"/>
    </w:rPr>
  </w:style>
  <w:style w:type="paragraph" w:customStyle="1" w:styleId="a7">
    <w:name w:val="一级标题"/>
    <w:basedOn w:val="2"/>
    <w:next w:val="a8"/>
    <w:link w:val="a9"/>
    <w:qFormat/>
    <w:rsid w:val="00DE22F5"/>
    <w:pPr>
      <w:spacing w:afterLines="50" w:after="50" w:line="240" w:lineRule="auto"/>
    </w:pPr>
    <w:rPr>
      <w:rFonts w:ascii="黑体" w:eastAsia="黑体" w:hAnsi="黑体" w:cs="Times New Roman"/>
      <w:sz w:val="28"/>
      <w:szCs w:val="28"/>
    </w:rPr>
  </w:style>
  <w:style w:type="paragraph" w:customStyle="1" w:styleId="a8">
    <w:name w:val="实验报告正文"/>
    <w:basedOn w:val="a"/>
    <w:link w:val="aa"/>
    <w:rsid w:val="00DE22F5"/>
    <w:pPr>
      <w:spacing w:line="360" w:lineRule="auto"/>
      <w:ind w:firstLineChars="200" w:firstLine="200"/>
      <w:jc w:val="both"/>
    </w:pPr>
    <w:rPr>
      <w:szCs w:val="24"/>
    </w:rPr>
  </w:style>
  <w:style w:type="character" w:customStyle="1" w:styleId="aa">
    <w:name w:val="实验报告正文 字符"/>
    <w:link w:val="a8"/>
    <w:rsid w:val="00DE22F5"/>
    <w:rPr>
      <w:rFonts w:ascii="Times New Roman" w:eastAsia="宋体" w:hAnsi="Times New Roman" w:cs="Times New Roman"/>
      <w:kern w:val="0"/>
      <w:sz w:val="24"/>
      <w:szCs w:val="24"/>
    </w:rPr>
  </w:style>
  <w:style w:type="character" w:customStyle="1" w:styleId="a9">
    <w:name w:val="一级标题 字符"/>
    <w:link w:val="a7"/>
    <w:qFormat/>
    <w:rsid w:val="00DE22F5"/>
    <w:rPr>
      <w:rFonts w:ascii="黑体" w:eastAsia="黑体" w:hAnsi="黑体" w:cs="Times New Roman"/>
      <w:b/>
      <w:bCs/>
      <w:kern w:val="0"/>
      <w:sz w:val="28"/>
      <w:szCs w:val="28"/>
    </w:rPr>
  </w:style>
  <w:style w:type="character" w:customStyle="1" w:styleId="20">
    <w:name w:val="标题 2 字符"/>
    <w:basedOn w:val="a0"/>
    <w:link w:val="2"/>
    <w:uiPriority w:val="9"/>
    <w:rsid w:val="00DE22F5"/>
    <w:rPr>
      <w:rFonts w:asciiTheme="majorHAnsi" w:eastAsiaTheme="majorEastAsia" w:hAnsiTheme="majorHAnsi" w:cstheme="majorBidi"/>
      <w:b/>
      <w:bCs/>
      <w:kern w:val="0"/>
      <w:sz w:val="32"/>
      <w:szCs w:val="32"/>
    </w:rPr>
  </w:style>
  <w:style w:type="character" w:customStyle="1" w:styleId="text">
    <w:name w:val="text"/>
    <w:basedOn w:val="a0"/>
    <w:qFormat/>
    <w:rsid w:val="00785198"/>
  </w:style>
  <w:style w:type="character" w:customStyle="1" w:styleId="30">
    <w:name w:val="标题 3 字符"/>
    <w:basedOn w:val="a0"/>
    <w:link w:val="3"/>
    <w:uiPriority w:val="9"/>
    <w:rsid w:val="00657C68"/>
    <w:rPr>
      <w:b/>
      <w:bCs/>
      <w:sz w:val="32"/>
      <w:szCs w:val="32"/>
    </w:rPr>
  </w:style>
  <w:style w:type="paragraph" w:styleId="TOC">
    <w:name w:val="TOC Heading"/>
    <w:basedOn w:val="1"/>
    <w:next w:val="a"/>
    <w:uiPriority w:val="39"/>
    <w:unhideWhenUsed/>
    <w:qFormat/>
    <w:rsid w:val="00657C6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List Paragraph"/>
    <w:basedOn w:val="a"/>
    <w:uiPriority w:val="34"/>
    <w:qFormat/>
    <w:rsid w:val="00974819"/>
    <w:pPr>
      <w:widowControl w:val="0"/>
      <w:adjustRightInd/>
      <w:snapToGrid/>
      <w:ind w:firstLineChars="200" w:firstLine="420"/>
      <w:jc w:val="both"/>
    </w:pPr>
    <w:rPr>
      <w:rFonts w:asciiTheme="minorHAnsi" w:eastAsiaTheme="minorEastAsia" w:hAnsiTheme="minorHAnsi" w:cstheme="minorBidi"/>
      <w:kern w:val="2"/>
      <w:sz w:val="21"/>
    </w:rPr>
  </w:style>
  <w:style w:type="character" w:styleId="ac">
    <w:name w:val="annotation reference"/>
    <w:basedOn w:val="a0"/>
    <w:uiPriority w:val="99"/>
    <w:semiHidden/>
    <w:unhideWhenUsed/>
    <w:rsid w:val="004B5D10"/>
    <w:rPr>
      <w:sz w:val="21"/>
      <w:szCs w:val="21"/>
    </w:rPr>
  </w:style>
  <w:style w:type="paragraph" w:styleId="ad">
    <w:name w:val="annotation text"/>
    <w:basedOn w:val="a"/>
    <w:link w:val="ae"/>
    <w:uiPriority w:val="99"/>
    <w:semiHidden/>
    <w:unhideWhenUsed/>
    <w:rsid w:val="004B5D10"/>
    <w:pPr>
      <w:widowControl w:val="0"/>
      <w:adjustRightInd/>
      <w:snapToGrid/>
    </w:pPr>
    <w:rPr>
      <w:rFonts w:asciiTheme="minorHAnsi" w:eastAsiaTheme="minorEastAsia" w:hAnsiTheme="minorHAnsi" w:cstheme="minorBidi"/>
      <w:kern w:val="2"/>
      <w:sz w:val="21"/>
    </w:rPr>
  </w:style>
  <w:style w:type="character" w:customStyle="1" w:styleId="ae">
    <w:name w:val="批注文字 字符"/>
    <w:basedOn w:val="a0"/>
    <w:link w:val="ad"/>
    <w:uiPriority w:val="99"/>
    <w:semiHidden/>
    <w:rsid w:val="004B5D10"/>
  </w:style>
  <w:style w:type="character" w:styleId="af">
    <w:name w:val="Hyperlink"/>
    <w:basedOn w:val="a0"/>
    <w:uiPriority w:val="99"/>
    <w:unhideWhenUsed/>
    <w:rsid w:val="004B5D10"/>
    <w:rPr>
      <w:color w:val="0563C1" w:themeColor="hyperlink"/>
      <w:u w:val="single"/>
    </w:rPr>
  </w:style>
  <w:style w:type="paragraph" w:styleId="af0">
    <w:name w:val="Balloon Text"/>
    <w:basedOn w:val="a"/>
    <w:link w:val="af1"/>
    <w:uiPriority w:val="99"/>
    <w:semiHidden/>
    <w:unhideWhenUsed/>
    <w:rsid w:val="004B5D10"/>
    <w:rPr>
      <w:sz w:val="18"/>
      <w:szCs w:val="18"/>
    </w:rPr>
  </w:style>
  <w:style w:type="character" w:customStyle="1" w:styleId="af1">
    <w:name w:val="批注框文本 字符"/>
    <w:basedOn w:val="a0"/>
    <w:link w:val="af0"/>
    <w:uiPriority w:val="99"/>
    <w:semiHidden/>
    <w:rsid w:val="004B5D10"/>
    <w:rPr>
      <w:rFonts w:ascii="Times New Roman" w:eastAsia="宋体" w:hAnsi="Times New Roman" w:cs="Times New Roman"/>
      <w:kern w:val="0"/>
      <w:sz w:val="18"/>
      <w:szCs w:val="18"/>
    </w:rPr>
  </w:style>
  <w:style w:type="character" w:customStyle="1" w:styleId="40">
    <w:name w:val="标题 4 字符"/>
    <w:basedOn w:val="a0"/>
    <w:link w:val="4"/>
    <w:uiPriority w:val="9"/>
    <w:rsid w:val="0018033F"/>
    <w:rPr>
      <w:rFonts w:asciiTheme="majorHAnsi" w:eastAsiaTheme="majorEastAsia" w:hAnsiTheme="majorHAnsi" w:cstheme="majorBidi"/>
      <w:b/>
      <w:bCs/>
      <w:kern w:val="0"/>
      <w:sz w:val="28"/>
      <w:szCs w:val="28"/>
    </w:rPr>
  </w:style>
  <w:style w:type="paragraph" w:styleId="TOC1">
    <w:name w:val="toc 1"/>
    <w:basedOn w:val="a"/>
    <w:next w:val="a"/>
    <w:autoRedefine/>
    <w:uiPriority w:val="39"/>
    <w:unhideWhenUsed/>
    <w:rsid w:val="00241318"/>
  </w:style>
  <w:style w:type="paragraph" w:styleId="TOC2">
    <w:name w:val="toc 2"/>
    <w:basedOn w:val="a"/>
    <w:next w:val="a"/>
    <w:autoRedefine/>
    <w:uiPriority w:val="39"/>
    <w:unhideWhenUsed/>
    <w:rsid w:val="00241318"/>
    <w:pPr>
      <w:ind w:leftChars="200" w:left="420"/>
    </w:pPr>
  </w:style>
  <w:style w:type="paragraph" w:styleId="TOC3">
    <w:name w:val="toc 3"/>
    <w:basedOn w:val="a"/>
    <w:next w:val="a"/>
    <w:autoRedefine/>
    <w:uiPriority w:val="39"/>
    <w:unhideWhenUsed/>
    <w:rsid w:val="00241318"/>
    <w:pPr>
      <w:ind w:leftChars="400" w:left="840"/>
    </w:pPr>
  </w:style>
  <w:style w:type="table" w:styleId="11">
    <w:name w:val="Grid Table 1 Light"/>
    <w:basedOn w:val="a1"/>
    <w:uiPriority w:val="46"/>
    <w:rsid w:val="00E6377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mailto:self.nlpTool@pre" TargetMode="External"/><Relationship Id="rId31" Type="http://schemas.openxmlformats.org/officeDocument/2006/relationships/image" Target="media/image22.tm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D822E-C5FA-4091-95BA-D1998A99F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36</Pages>
  <Words>2570</Words>
  <Characters>14651</Characters>
  <Application>Microsoft Office Word</Application>
  <DocSecurity>0</DocSecurity>
  <Lines>122</Lines>
  <Paragraphs>34</Paragraphs>
  <ScaleCrop>false</ScaleCrop>
  <Company/>
  <LinksUpToDate>false</LinksUpToDate>
  <CharactersWithSpaces>17187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健宏 赵</cp:lastModifiedBy>
  <cp:revision>17</cp:revision>
  <dcterms:created xsi:type="dcterms:W3CDTF">2018-12-05T02:07:00Z</dcterms:created>
  <dcterms:modified xsi:type="dcterms:W3CDTF">2019-01-02T04:58:00Z</dcterms:modified>
</cp:coreProperties>
</file>